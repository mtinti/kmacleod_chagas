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BC143" w14:textId="3396B984" w:rsidR="00C53E02" w:rsidRDefault="00A057AB" w:rsidP="00C53E02">
      <w:pPr>
        <w:spacing w:after="0"/>
      </w:pPr>
      <w:r>
        <w:rPr>
          <w:noProof/>
          <w:lang w:eastAsia="en-GB"/>
        </w:rPr>
        <mc:AlternateContent>
          <mc:Choice Requires="wps">
            <w:drawing>
              <wp:anchor distT="0" distB="0" distL="114300" distR="114300" simplePos="0" relativeHeight="251658240" behindDoc="0" locked="0" layoutInCell="1" allowOverlap="1" wp14:anchorId="56D94E56" wp14:editId="09FECAA7">
                <wp:simplePos x="0" y="0"/>
                <wp:positionH relativeFrom="margin">
                  <wp:align>right</wp:align>
                </wp:positionH>
                <wp:positionV relativeFrom="paragraph">
                  <wp:posOffset>6985</wp:posOffset>
                </wp:positionV>
                <wp:extent cx="1622066" cy="137557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2066" cy="1375575"/>
                        </a:xfrm>
                        <a:prstGeom prst="rect">
                          <a:avLst/>
                        </a:prstGeom>
                        <a:noFill/>
                        <a:ln w="9525">
                          <a:noFill/>
                          <a:miter lim="800000"/>
                          <a:headEnd/>
                          <a:tailEnd/>
                        </a:ln>
                      </wps:spPr>
                      <wps:txbx>
                        <w:txbxContent>
                          <w:p w14:paraId="6EC53B1C" w14:textId="77777777" w:rsidR="00C53E02" w:rsidRPr="0093645B" w:rsidRDefault="00883F1E" w:rsidP="0093645B">
                            <w:pPr>
                              <w:spacing w:after="0" w:line="240" w:lineRule="auto"/>
                              <w:rPr>
                                <w:color w:val="50685A"/>
                                <w:sz w:val="18"/>
                                <w:szCs w:val="18"/>
                              </w:rPr>
                            </w:pPr>
                            <w:r>
                              <w:rPr>
                                <w:color w:val="50685A"/>
                                <w:sz w:val="18"/>
                                <w:szCs w:val="18"/>
                              </w:rPr>
                              <w:t>School</w:t>
                            </w:r>
                            <w:r w:rsidR="00C53E02" w:rsidRPr="0093645B">
                              <w:rPr>
                                <w:color w:val="50685A"/>
                                <w:sz w:val="18"/>
                                <w:szCs w:val="18"/>
                              </w:rPr>
                              <w:t xml:space="preserve"> of Life Science</w:t>
                            </w:r>
                            <w:r w:rsidR="00382680">
                              <w:rPr>
                                <w:color w:val="50685A"/>
                                <w:sz w:val="18"/>
                                <w:szCs w:val="18"/>
                              </w:rPr>
                              <w:t>s</w:t>
                            </w:r>
                          </w:p>
                          <w:p w14:paraId="1F799756" w14:textId="77777777" w:rsidR="00C53E02" w:rsidRPr="0093645B" w:rsidRDefault="00C53E02" w:rsidP="0093645B">
                            <w:pPr>
                              <w:spacing w:after="0" w:line="240" w:lineRule="auto"/>
                              <w:rPr>
                                <w:color w:val="50685A"/>
                                <w:sz w:val="18"/>
                                <w:szCs w:val="18"/>
                              </w:rPr>
                            </w:pPr>
                            <w:r w:rsidRPr="0093645B">
                              <w:rPr>
                                <w:color w:val="50685A"/>
                                <w:sz w:val="18"/>
                                <w:szCs w:val="18"/>
                              </w:rPr>
                              <w:t>Sir James Black Centre</w:t>
                            </w:r>
                          </w:p>
                          <w:p w14:paraId="16AF82F4" w14:textId="77777777" w:rsidR="00C53E02" w:rsidRPr="0093645B" w:rsidRDefault="00382680" w:rsidP="0093645B">
                            <w:pPr>
                              <w:spacing w:after="0" w:line="240" w:lineRule="auto"/>
                              <w:rPr>
                                <w:color w:val="50685A"/>
                                <w:sz w:val="18"/>
                                <w:szCs w:val="18"/>
                              </w:rPr>
                            </w:pPr>
                            <w:r>
                              <w:rPr>
                                <w:color w:val="50685A"/>
                                <w:sz w:val="18"/>
                                <w:szCs w:val="18"/>
                              </w:rPr>
                              <w:t>University of Dundee</w:t>
                            </w:r>
                          </w:p>
                          <w:p w14:paraId="663F93C5" w14:textId="77777777" w:rsidR="00C53E02" w:rsidRPr="0093645B" w:rsidRDefault="00C53E02" w:rsidP="0093645B">
                            <w:pPr>
                              <w:spacing w:after="0" w:line="240" w:lineRule="auto"/>
                              <w:rPr>
                                <w:color w:val="50685A"/>
                                <w:sz w:val="18"/>
                                <w:szCs w:val="18"/>
                              </w:rPr>
                            </w:pPr>
                            <w:r w:rsidRPr="0093645B">
                              <w:rPr>
                                <w:color w:val="50685A"/>
                                <w:sz w:val="18"/>
                                <w:szCs w:val="18"/>
                              </w:rPr>
                              <w:t>Dow Street</w:t>
                            </w:r>
                          </w:p>
                          <w:p w14:paraId="3014D132" w14:textId="77777777" w:rsidR="00C53E02" w:rsidRPr="0093645B" w:rsidRDefault="00382680" w:rsidP="0093645B">
                            <w:pPr>
                              <w:spacing w:after="0" w:line="240" w:lineRule="auto"/>
                              <w:rPr>
                                <w:color w:val="50685A"/>
                                <w:sz w:val="18"/>
                                <w:szCs w:val="18"/>
                              </w:rPr>
                            </w:pPr>
                            <w:r>
                              <w:rPr>
                                <w:color w:val="50685A"/>
                                <w:sz w:val="18"/>
                                <w:szCs w:val="18"/>
                              </w:rPr>
                              <w:t>Dundee</w:t>
                            </w:r>
                            <w:r w:rsidR="00C53E02" w:rsidRPr="0093645B">
                              <w:rPr>
                                <w:color w:val="50685A"/>
                                <w:sz w:val="18"/>
                                <w:szCs w:val="18"/>
                              </w:rPr>
                              <w:t xml:space="preserve"> DD1 5EH</w:t>
                            </w:r>
                            <w:r>
                              <w:rPr>
                                <w:color w:val="50685A"/>
                                <w:sz w:val="18"/>
                                <w:szCs w:val="18"/>
                              </w:rPr>
                              <w:t xml:space="preserve">   </w:t>
                            </w:r>
                            <w:r w:rsidR="00C53E02">
                              <w:rPr>
                                <w:color w:val="50685A"/>
                                <w:sz w:val="18"/>
                                <w:szCs w:val="18"/>
                              </w:rPr>
                              <w:t xml:space="preserve"> </w:t>
                            </w:r>
                            <w:r w:rsidR="00C53E02" w:rsidRPr="0093645B">
                              <w:rPr>
                                <w:color w:val="50685A"/>
                                <w:sz w:val="18"/>
                                <w:szCs w:val="18"/>
                              </w:rPr>
                              <w:t>UK</w:t>
                            </w:r>
                          </w:p>
                          <w:p w14:paraId="29AA42D5" w14:textId="77777777" w:rsidR="001A7137" w:rsidRDefault="001A7137" w:rsidP="0093645B">
                            <w:pPr>
                              <w:spacing w:after="0" w:line="240" w:lineRule="auto"/>
                              <w:rPr>
                                <w:color w:val="50685A"/>
                                <w:sz w:val="18"/>
                                <w:szCs w:val="18"/>
                              </w:rPr>
                            </w:pPr>
                          </w:p>
                          <w:p w14:paraId="03D2ACCA" w14:textId="77777777" w:rsidR="00C53E02" w:rsidRPr="0093645B" w:rsidRDefault="00C53E02" w:rsidP="0093645B">
                            <w:pPr>
                              <w:spacing w:after="0" w:line="240" w:lineRule="auto"/>
                              <w:rPr>
                                <w:color w:val="50685A"/>
                                <w:sz w:val="18"/>
                                <w:szCs w:val="18"/>
                              </w:rPr>
                            </w:pPr>
                            <w:r w:rsidRPr="0093645B">
                              <w:rPr>
                                <w:color w:val="50685A"/>
                                <w:sz w:val="18"/>
                                <w:szCs w:val="18"/>
                              </w:rPr>
                              <w:t>T: +44 (0)1382 38</w:t>
                            </w:r>
                            <w:r w:rsidR="008E3768">
                              <w:rPr>
                                <w:color w:val="50685A"/>
                                <w:sz w:val="18"/>
                                <w:szCs w:val="18"/>
                              </w:rPr>
                              <w:t>5828</w:t>
                            </w:r>
                          </w:p>
                          <w:p w14:paraId="443B78D4" w14:textId="77777777" w:rsidR="00C53E02" w:rsidRPr="0093645B" w:rsidRDefault="00C53E02" w:rsidP="0093645B">
                            <w:pPr>
                              <w:spacing w:after="0" w:line="240" w:lineRule="auto"/>
                              <w:rPr>
                                <w:color w:val="50685A"/>
                                <w:sz w:val="18"/>
                                <w:szCs w:val="18"/>
                              </w:rPr>
                            </w:pPr>
                            <w:r w:rsidRPr="0093645B">
                              <w:rPr>
                                <w:color w:val="50685A"/>
                                <w:sz w:val="18"/>
                                <w:szCs w:val="18"/>
                              </w:rPr>
                              <w:t>F: +44 (0)1382 386373</w:t>
                            </w:r>
                          </w:p>
                          <w:p w14:paraId="389746BD" w14:textId="77777777" w:rsidR="00C53E02" w:rsidRDefault="00C53E02" w:rsidP="0093645B">
                            <w:pPr>
                              <w:spacing w:after="0" w:line="240" w:lineRule="auto"/>
                              <w:rPr>
                                <w:color w:val="50685A"/>
                                <w:sz w:val="18"/>
                                <w:szCs w:val="18"/>
                              </w:rPr>
                            </w:pPr>
                            <w:r w:rsidRPr="0093645B">
                              <w:rPr>
                                <w:color w:val="50685A"/>
                                <w:sz w:val="18"/>
                                <w:szCs w:val="18"/>
                              </w:rPr>
                              <w:t>www.drugdiscovery.dundee.ac.uk</w:t>
                            </w:r>
                          </w:p>
                          <w:p w14:paraId="0A63AA20" w14:textId="77777777" w:rsidR="00A84358" w:rsidRDefault="00A84358" w:rsidP="0093645B">
                            <w:pPr>
                              <w:spacing w:after="0" w:line="240" w:lineRule="auto"/>
                              <w:rPr>
                                <w:color w:val="50685A"/>
                                <w:sz w:val="18"/>
                                <w:szCs w:val="18"/>
                              </w:rPr>
                            </w:pPr>
                          </w:p>
                          <w:p w14:paraId="24073DD1" w14:textId="77777777" w:rsidR="00A84358" w:rsidRPr="0093645B" w:rsidRDefault="00A84358" w:rsidP="0093645B">
                            <w:pPr>
                              <w:spacing w:after="0" w:line="240" w:lineRule="auto"/>
                              <w:rPr>
                                <w:color w:val="50685A"/>
                                <w:sz w:val="18"/>
                                <w:szCs w:val="18"/>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D94E56" id="_x0000_t202" coordsize="21600,21600" o:spt="202" path="m,l,21600r21600,l21600,xe">
                <v:stroke joinstyle="miter"/>
                <v:path gradientshapeok="t" o:connecttype="rect"/>
              </v:shapetype>
              <v:shape id="Text Box 2" o:spid="_x0000_s1026" type="#_x0000_t202" style="position:absolute;margin-left:76.5pt;margin-top:.55pt;width:127.7pt;height:108.3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" filled="f" stroked="f">
                <v:textbox inset="0,0,0,0">
                  <w:txbxContent>
                    <w:p w14:paraId="6EC53B1C" w14:textId="77777777" w:rsidR="00C53E02" w:rsidRPr="0093645B" w:rsidRDefault="00883F1E" w:rsidP="0093645B">
                      <w:pPr>
                        <w:spacing w:after="0" w:line="240" w:lineRule="auto"/>
                        <w:rPr>
                          <w:color w:val="50685A"/>
                          <w:sz w:val="18"/>
                          <w:szCs w:val="18"/>
                        </w:rPr>
                      </w:pPr>
                      <w:r>
                        <w:rPr>
                          <w:color w:val="50685A"/>
                          <w:sz w:val="18"/>
                          <w:szCs w:val="18"/>
                        </w:rPr>
                        <w:t>School</w:t>
                      </w:r>
                      <w:r w:rsidR="00C53E02" w:rsidRPr="0093645B">
                        <w:rPr>
                          <w:color w:val="50685A"/>
                          <w:sz w:val="18"/>
                          <w:szCs w:val="18"/>
                        </w:rPr>
                        <w:t xml:space="preserve"> of Life Science</w:t>
                      </w:r>
                      <w:r w:rsidR="00382680">
                        <w:rPr>
                          <w:color w:val="50685A"/>
                          <w:sz w:val="18"/>
                          <w:szCs w:val="18"/>
                        </w:rPr>
                        <w:t>s</w:t>
                      </w:r>
                    </w:p>
                    <w:p w14:paraId="1F799756" w14:textId="77777777" w:rsidR="00C53E02" w:rsidRPr="0093645B" w:rsidRDefault="00C53E02" w:rsidP="0093645B">
                      <w:pPr>
                        <w:spacing w:after="0" w:line="240" w:lineRule="auto"/>
                        <w:rPr>
                          <w:color w:val="50685A"/>
                          <w:sz w:val="18"/>
                          <w:szCs w:val="18"/>
                        </w:rPr>
                      </w:pPr>
                      <w:r w:rsidRPr="0093645B">
                        <w:rPr>
                          <w:color w:val="50685A"/>
                          <w:sz w:val="18"/>
                          <w:szCs w:val="18"/>
                        </w:rPr>
                        <w:t>Sir James Black Centre</w:t>
                      </w:r>
                    </w:p>
                    <w:p w14:paraId="16AF82F4" w14:textId="77777777" w:rsidR="00C53E02" w:rsidRPr="0093645B" w:rsidRDefault="00382680" w:rsidP="0093645B">
                      <w:pPr>
                        <w:spacing w:after="0" w:line="240" w:lineRule="auto"/>
                        <w:rPr>
                          <w:color w:val="50685A"/>
                          <w:sz w:val="18"/>
                          <w:szCs w:val="18"/>
                        </w:rPr>
                      </w:pPr>
                      <w:r>
                        <w:rPr>
                          <w:color w:val="50685A"/>
                          <w:sz w:val="18"/>
                          <w:szCs w:val="18"/>
                        </w:rPr>
                        <w:t>University of Dundee</w:t>
                      </w:r>
                    </w:p>
                    <w:p w14:paraId="663F93C5" w14:textId="77777777" w:rsidR="00C53E02" w:rsidRPr="0093645B" w:rsidRDefault="00C53E02" w:rsidP="0093645B">
                      <w:pPr>
                        <w:spacing w:after="0" w:line="240" w:lineRule="auto"/>
                        <w:rPr>
                          <w:color w:val="50685A"/>
                          <w:sz w:val="18"/>
                          <w:szCs w:val="18"/>
                        </w:rPr>
                      </w:pPr>
                      <w:r w:rsidRPr="0093645B">
                        <w:rPr>
                          <w:color w:val="50685A"/>
                          <w:sz w:val="18"/>
                          <w:szCs w:val="18"/>
                        </w:rPr>
                        <w:t>Dow Street</w:t>
                      </w:r>
                    </w:p>
                    <w:p w14:paraId="3014D132" w14:textId="77777777" w:rsidR="00C53E02" w:rsidRPr="0093645B" w:rsidRDefault="00382680" w:rsidP="0093645B">
                      <w:pPr>
                        <w:spacing w:after="0" w:line="240" w:lineRule="auto"/>
                        <w:rPr>
                          <w:color w:val="50685A"/>
                          <w:sz w:val="18"/>
                          <w:szCs w:val="18"/>
                        </w:rPr>
                      </w:pPr>
                      <w:r>
                        <w:rPr>
                          <w:color w:val="50685A"/>
                          <w:sz w:val="18"/>
                          <w:szCs w:val="18"/>
                        </w:rPr>
                        <w:t>Dundee</w:t>
                      </w:r>
                      <w:r w:rsidR="00C53E02" w:rsidRPr="0093645B">
                        <w:rPr>
                          <w:color w:val="50685A"/>
                          <w:sz w:val="18"/>
                          <w:szCs w:val="18"/>
                        </w:rPr>
                        <w:t xml:space="preserve"> DD1 5EH</w:t>
                      </w:r>
                      <w:r>
                        <w:rPr>
                          <w:color w:val="50685A"/>
                          <w:sz w:val="18"/>
                          <w:szCs w:val="18"/>
                        </w:rPr>
                        <w:t xml:space="preserve">   </w:t>
                      </w:r>
                      <w:r w:rsidR="00C53E02">
                        <w:rPr>
                          <w:color w:val="50685A"/>
                          <w:sz w:val="18"/>
                          <w:szCs w:val="18"/>
                        </w:rPr>
                        <w:t xml:space="preserve"> </w:t>
                      </w:r>
                      <w:r w:rsidR="00C53E02" w:rsidRPr="0093645B">
                        <w:rPr>
                          <w:color w:val="50685A"/>
                          <w:sz w:val="18"/>
                          <w:szCs w:val="18"/>
                        </w:rPr>
                        <w:t>UK</w:t>
                      </w:r>
                    </w:p>
                    <w:p w14:paraId="29AA42D5" w14:textId="77777777" w:rsidR="001A7137" w:rsidRDefault="001A7137" w:rsidP="0093645B">
                      <w:pPr>
                        <w:spacing w:after="0" w:line="240" w:lineRule="auto"/>
                        <w:rPr>
                          <w:color w:val="50685A"/>
                          <w:sz w:val="18"/>
                          <w:szCs w:val="18"/>
                        </w:rPr>
                      </w:pPr>
                    </w:p>
                    <w:p w14:paraId="03D2ACCA" w14:textId="77777777" w:rsidR="00C53E02" w:rsidRPr="0093645B" w:rsidRDefault="00C53E02" w:rsidP="0093645B">
                      <w:pPr>
                        <w:spacing w:after="0" w:line="240" w:lineRule="auto"/>
                        <w:rPr>
                          <w:color w:val="50685A"/>
                          <w:sz w:val="18"/>
                          <w:szCs w:val="18"/>
                        </w:rPr>
                      </w:pPr>
                      <w:r w:rsidRPr="0093645B">
                        <w:rPr>
                          <w:color w:val="50685A"/>
                          <w:sz w:val="18"/>
                          <w:szCs w:val="18"/>
                        </w:rPr>
                        <w:t>T: +44 (0)1382 38</w:t>
                      </w:r>
                      <w:r w:rsidR="008E3768">
                        <w:rPr>
                          <w:color w:val="50685A"/>
                          <w:sz w:val="18"/>
                          <w:szCs w:val="18"/>
                        </w:rPr>
                        <w:t>5828</w:t>
                      </w:r>
                    </w:p>
                    <w:p w14:paraId="443B78D4" w14:textId="77777777" w:rsidR="00C53E02" w:rsidRPr="0093645B" w:rsidRDefault="00C53E02" w:rsidP="0093645B">
                      <w:pPr>
                        <w:spacing w:after="0" w:line="240" w:lineRule="auto"/>
                        <w:rPr>
                          <w:color w:val="50685A"/>
                          <w:sz w:val="18"/>
                          <w:szCs w:val="18"/>
                        </w:rPr>
                      </w:pPr>
                      <w:r w:rsidRPr="0093645B">
                        <w:rPr>
                          <w:color w:val="50685A"/>
                          <w:sz w:val="18"/>
                          <w:szCs w:val="18"/>
                        </w:rPr>
                        <w:t>F: +44 (0)1382 386373</w:t>
                      </w:r>
                    </w:p>
                    <w:p w14:paraId="389746BD" w14:textId="77777777" w:rsidR="00C53E02" w:rsidRDefault="00C53E02" w:rsidP="0093645B">
                      <w:pPr>
                        <w:spacing w:after="0" w:line="240" w:lineRule="auto"/>
                        <w:rPr>
                          <w:color w:val="50685A"/>
                          <w:sz w:val="18"/>
                          <w:szCs w:val="18"/>
                        </w:rPr>
                      </w:pPr>
                      <w:r w:rsidRPr="0093645B">
                        <w:rPr>
                          <w:color w:val="50685A"/>
                          <w:sz w:val="18"/>
                          <w:szCs w:val="18"/>
                        </w:rPr>
                        <w:t>www.drugdiscovery.dundee.ac.uk</w:t>
                      </w:r>
                    </w:p>
                    <w:p w14:paraId="0A63AA20" w14:textId="77777777" w:rsidR="00A84358" w:rsidRDefault="00A84358" w:rsidP="0093645B">
                      <w:pPr>
                        <w:spacing w:after="0" w:line="240" w:lineRule="auto"/>
                        <w:rPr>
                          <w:color w:val="50685A"/>
                          <w:sz w:val="18"/>
                          <w:szCs w:val="18"/>
                        </w:rPr>
                      </w:pPr>
                    </w:p>
                    <w:p w14:paraId="24073DD1" w14:textId="77777777" w:rsidR="00A84358" w:rsidRPr="0093645B" w:rsidRDefault="00A84358" w:rsidP="0093645B">
                      <w:pPr>
                        <w:spacing w:after="0" w:line="240" w:lineRule="auto"/>
                        <w:rPr>
                          <w:color w:val="50685A"/>
                          <w:sz w:val="18"/>
                          <w:szCs w:val="18"/>
                        </w:rPr>
                      </w:pPr>
                    </w:p>
                  </w:txbxContent>
                </v:textbox>
                <w10:wrap anchorx="margin"/>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3"/>
        <w:gridCol w:w="2112"/>
        <w:gridCol w:w="4041"/>
      </w:tblGrid>
      <w:tr w:rsidR="0093645B" w14:paraId="158F2209" w14:textId="77777777" w:rsidTr="001A7137">
        <w:tc>
          <w:tcPr>
            <w:tcW w:w="2893" w:type="dxa"/>
          </w:tcPr>
          <w:p w14:paraId="3791E9BA" w14:textId="244F3188" w:rsidR="0093645B" w:rsidRDefault="00A057AB">
            <w:r>
              <w:rPr>
                <w:noProof/>
                <w:lang w:eastAsia="en-GB"/>
              </w:rPr>
              <w:drawing>
                <wp:inline distT="0" distB="0" distL="0" distR="0" wp14:anchorId="0D2BE5EE" wp14:editId="6186D969">
                  <wp:extent cx="1314450" cy="890824"/>
                  <wp:effectExtent l="0" t="0" r="0" b="5080"/>
                  <wp:docPr id="2" name="Picture 2" descr="\\ddu-smb\ddu-core\Brochure\brochure\Drug Discovery Unit master logos\DDU cmyk 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u-smb\ddu-core\Brochure\brochure\Drug Discovery Unit master logos\DDU cmyk SMALL.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2231" cy="896097"/>
                          </a:xfrm>
                          <a:prstGeom prst="rect">
                            <a:avLst/>
                          </a:prstGeom>
                          <a:noFill/>
                          <a:ln>
                            <a:noFill/>
                          </a:ln>
                        </pic:spPr>
                      </pic:pic>
                    </a:graphicData>
                  </a:graphic>
                </wp:inline>
              </w:drawing>
            </w:r>
          </w:p>
        </w:tc>
        <w:tc>
          <w:tcPr>
            <w:tcW w:w="2177" w:type="dxa"/>
          </w:tcPr>
          <w:p w14:paraId="73C05BDC" w14:textId="77777777" w:rsidR="0093645B" w:rsidRDefault="0093645B"/>
        </w:tc>
        <w:tc>
          <w:tcPr>
            <w:tcW w:w="4172" w:type="dxa"/>
          </w:tcPr>
          <w:p w14:paraId="3590F837" w14:textId="2798FFB6" w:rsidR="0093645B" w:rsidRDefault="0093645B"/>
        </w:tc>
      </w:tr>
    </w:tbl>
    <w:p w14:paraId="7EA106DF" w14:textId="77777777" w:rsidR="0093645B" w:rsidRDefault="00232595" w:rsidP="00232595">
      <w:pPr>
        <w:tabs>
          <w:tab w:val="left" w:pos="3130"/>
        </w:tabs>
      </w:pPr>
      <w:r>
        <w:tab/>
      </w:r>
    </w:p>
    <w:p w14:paraId="0D30E06D" w14:textId="6E048B31" w:rsidR="00CC67A9" w:rsidRPr="003F2AF9" w:rsidRDefault="004210E0" w:rsidP="00CC67A9">
      <w:pPr>
        <w:jc w:val="right"/>
        <w:rPr>
          <w:color w:val="000000" w:themeColor="text1"/>
        </w:rPr>
      </w:pPr>
      <w:r>
        <w:rPr>
          <w:color w:val="000000" w:themeColor="text1"/>
        </w:rPr>
        <w:t>2</w:t>
      </w:r>
      <w:r w:rsidRPr="004210E0">
        <w:rPr>
          <w:color w:val="000000" w:themeColor="text1"/>
          <w:vertAlign w:val="superscript"/>
        </w:rPr>
        <w:t>nd</w:t>
      </w:r>
      <w:r>
        <w:rPr>
          <w:color w:val="000000" w:themeColor="text1"/>
        </w:rPr>
        <w:t xml:space="preserve"> December</w:t>
      </w:r>
      <w:r w:rsidR="00897F3D">
        <w:rPr>
          <w:color w:val="000000" w:themeColor="text1"/>
        </w:rPr>
        <w:t xml:space="preserve"> </w:t>
      </w:r>
      <w:r w:rsidR="003F2AF9" w:rsidRPr="003F2AF9">
        <w:rPr>
          <w:color w:val="000000" w:themeColor="text1"/>
        </w:rPr>
        <w:t>202</w:t>
      </w:r>
      <w:r w:rsidR="00897F3D">
        <w:rPr>
          <w:color w:val="000000" w:themeColor="text1"/>
        </w:rPr>
        <w:t>5</w:t>
      </w:r>
    </w:p>
    <w:p w14:paraId="28A40288" w14:textId="254142BE" w:rsidR="00044CAA" w:rsidRDefault="00044CAA" w:rsidP="00044CAA">
      <w:r w:rsidRPr="00424380">
        <w:t xml:space="preserve">Dear </w:t>
      </w:r>
      <w:r w:rsidR="00EE6A06">
        <w:t>Editors,</w:t>
      </w:r>
    </w:p>
    <w:p w14:paraId="380EED5D" w14:textId="34DC704A" w:rsidR="00FA2FFB" w:rsidRDefault="00FA2FFB" w:rsidP="004A19A9">
      <w:pPr>
        <w:spacing w:after="0"/>
        <w:jc w:val="both"/>
      </w:pPr>
      <w:r>
        <w:t>Re</w:t>
      </w:r>
      <w:r w:rsidR="000F2217">
        <w:t>:</w:t>
      </w:r>
      <w:r>
        <w:t xml:space="preserve"> </w:t>
      </w:r>
      <w:r w:rsidRPr="001142C2">
        <w:rPr>
          <w:b/>
          <w:bCs/>
        </w:rPr>
        <w:t>Manuscript No</w:t>
      </w:r>
      <w:r w:rsidR="0066567C" w:rsidRPr="0066567C">
        <w:t xml:space="preserve"> </w:t>
      </w:r>
      <w:r w:rsidR="0066567C" w:rsidRPr="0066567C">
        <w:rPr>
          <w:b/>
          <w:bCs/>
        </w:rPr>
        <w:t>PNTD-D-25-01076</w:t>
      </w:r>
      <w:r>
        <w:t xml:space="preserve"> by MacLeod </w:t>
      </w:r>
      <w:r w:rsidRPr="001142C2">
        <w:rPr>
          <w:i/>
          <w:iCs/>
        </w:rPr>
        <w:t>et. al.</w:t>
      </w:r>
      <w:r>
        <w:t xml:space="preserve"> entitled “</w:t>
      </w:r>
      <w:r w:rsidR="00B47E1E" w:rsidRPr="00B47E1E">
        <w:t>Untargeted metabolomics for triaging of cytochrome b inhibitors during Chagas’ disease drug discovery</w:t>
      </w:r>
      <w:r>
        <w:t>”.</w:t>
      </w:r>
    </w:p>
    <w:p w14:paraId="2FB4C8C6" w14:textId="77777777" w:rsidR="00FA2FFB" w:rsidRDefault="00FA2FFB" w:rsidP="004A19A9">
      <w:pPr>
        <w:spacing w:after="0"/>
        <w:jc w:val="both"/>
      </w:pPr>
    </w:p>
    <w:p w14:paraId="3ECA8012" w14:textId="00EA4BD1" w:rsidR="004A19A9" w:rsidRDefault="00FA2FFB" w:rsidP="004A19A9">
      <w:pPr>
        <w:spacing w:after="0"/>
        <w:jc w:val="both"/>
      </w:pPr>
      <w:r>
        <w:t xml:space="preserve">We were pleased to receive the positive </w:t>
      </w:r>
      <w:r w:rsidR="00243EC0">
        <w:t>feedback</w:t>
      </w:r>
      <w:r>
        <w:t xml:space="preserve"> about the </w:t>
      </w:r>
      <w:r w:rsidR="000D0769">
        <w:t>value</w:t>
      </w:r>
      <w:r>
        <w:t xml:space="preserve"> </w:t>
      </w:r>
      <w:r w:rsidR="000D0769">
        <w:t xml:space="preserve">and </w:t>
      </w:r>
      <w:r w:rsidR="00F37224">
        <w:t>significance</w:t>
      </w:r>
      <w:r w:rsidR="000D0769">
        <w:t xml:space="preserve"> </w:t>
      </w:r>
      <w:r>
        <w:t>of our work. Please find below our responses to the</w:t>
      </w:r>
      <w:r w:rsidR="009A290F">
        <w:t xml:space="preserve"> reviewers’</w:t>
      </w:r>
      <w:r>
        <w:t xml:space="preserve"> comments</w:t>
      </w:r>
      <w:r w:rsidR="001A4396">
        <w:t xml:space="preserve"> and additional editorial observations.</w:t>
      </w:r>
    </w:p>
    <w:p w14:paraId="65C6A215" w14:textId="77777777" w:rsidR="00464899" w:rsidRDefault="00464899" w:rsidP="004A19A9">
      <w:pPr>
        <w:spacing w:after="0"/>
        <w:jc w:val="both"/>
      </w:pPr>
    </w:p>
    <w:p w14:paraId="420C6BA7" w14:textId="54C51EB8" w:rsidR="00445262" w:rsidRPr="00B65EBB" w:rsidRDefault="008921AA" w:rsidP="004A19A9">
      <w:pPr>
        <w:spacing w:after="0"/>
        <w:jc w:val="both"/>
        <w:rPr>
          <w:b/>
          <w:bCs/>
          <w:u w:val="single"/>
        </w:rPr>
      </w:pPr>
      <w:r w:rsidRPr="00B65EBB">
        <w:rPr>
          <w:b/>
          <w:bCs/>
          <w:u w:val="single"/>
        </w:rPr>
        <w:t>Reviewer 1</w:t>
      </w:r>
    </w:p>
    <w:p w14:paraId="0E7473F7" w14:textId="77777777" w:rsidR="001D2D73" w:rsidRDefault="001D2D73" w:rsidP="004A19A9">
      <w:pPr>
        <w:spacing w:after="0"/>
        <w:jc w:val="both"/>
        <w:rPr>
          <w:b/>
          <w:bCs/>
        </w:rPr>
      </w:pPr>
    </w:p>
    <w:p w14:paraId="381F031B" w14:textId="2394D86B" w:rsidR="001D2D73" w:rsidRDefault="001D2D73" w:rsidP="001D2D73">
      <w:pPr>
        <w:spacing w:after="0"/>
        <w:jc w:val="both"/>
      </w:pPr>
      <w:r w:rsidRPr="00C16301">
        <w:t xml:space="preserve">We thank the </w:t>
      </w:r>
      <w:r>
        <w:t>r</w:t>
      </w:r>
      <w:r w:rsidRPr="00C16301">
        <w:t>eviewer for the</w:t>
      </w:r>
      <w:r w:rsidR="00A23C6C">
        <w:t xml:space="preserve">ir </w:t>
      </w:r>
      <w:r w:rsidR="00F8492C">
        <w:t xml:space="preserve">positive and </w:t>
      </w:r>
      <w:r w:rsidRPr="00C16301">
        <w:t>constructive comments</w:t>
      </w:r>
      <w:r>
        <w:t xml:space="preserve">. </w:t>
      </w:r>
    </w:p>
    <w:p w14:paraId="224633E0" w14:textId="77777777" w:rsidR="008921AA" w:rsidRDefault="008921AA" w:rsidP="004A19A9">
      <w:pPr>
        <w:spacing w:after="0"/>
        <w:jc w:val="both"/>
      </w:pPr>
    </w:p>
    <w:p w14:paraId="241E0D41" w14:textId="7180E1E7" w:rsidR="008921AA" w:rsidRPr="00F8492C" w:rsidRDefault="00351A22" w:rsidP="004A19A9">
      <w:pPr>
        <w:spacing w:after="0"/>
        <w:jc w:val="both"/>
        <w:rPr>
          <w:b/>
          <w:bCs/>
          <w:i/>
          <w:iCs/>
        </w:rPr>
      </w:pPr>
      <w:r w:rsidRPr="00F8492C">
        <w:rPr>
          <w:b/>
          <w:bCs/>
          <w:i/>
          <w:iCs/>
        </w:rPr>
        <w:t>Summary and General C</w:t>
      </w:r>
      <w:r w:rsidR="003E0C5F" w:rsidRPr="00F8492C">
        <w:rPr>
          <w:b/>
          <w:bCs/>
          <w:i/>
          <w:iCs/>
        </w:rPr>
        <w:t>o</w:t>
      </w:r>
      <w:r w:rsidRPr="00F8492C">
        <w:rPr>
          <w:b/>
          <w:bCs/>
          <w:i/>
          <w:iCs/>
        </w:rPr>
        <w:t>mments</w:t>
      </w:r>
    </w:p>
    <w:p w14:paraId="7E118F11" w14:textId="77777777" w:rsidR="002D10C4" w:rsidRDefault="002D10C4" w:rsidP="002D10C4">
      <w:pPr>
        <w:spacing w:after="0"/>
        <w:jc w:val="both"/>
      </w:pPr>
    </w:p>
    <w:p w14:paraId="5ADC395D" w14:textId="44975E83" w:rsidR="002D10C4" w:rsidRDefault="002D10C4" w:rsidP="002D10C4">
      <w:pPr>
        <w:spacing w:after="0"/>
        <w:jc w:val="both"/>
      </w:pPr>
      <w:r>
        <w:t>1. Lines 67-73 need reference.</w:t>
      </w:r>
    </w:p>
    <w:p w14:paraId="1C0A6125" w14:textId="224276E7" w:rsidR="003D449D" w:rsidRDefault="0081608D" w:rsidP="002D10C4">
      <w:pPr>
        <w:spacing w:after="0"/>
        <w:jc w:val="both"/>
      </w:pPr>
      <w:r w:rsidRPr="0081608D">
        <w:rPr>
          <w:b/>
          <w:bCs/>
        </w:rPr>
        <w:t xml:space="preserve">Response: </w:t>
      </w:r>
      <w:r>
        <w:t>The World Health Organisation source for this information has now been added</w:t>
      </w:r>
      <w:r w:rsidR="00F8492C">
        <w:t xml:space="preserve"> </w:t>
      </w:r>
      <w:r w:rsidR="00C40AB2">
        <w:t>(</w:t>
      </w:r>
      <w:r w:rsidR="00C40AB2" w:rsidRPr="00C40AB2">
        <w:rPr>
          <w:b/>
          <w:bCs/>
        </w:rPr>
        <w:t>line</w:t>
      </w:r>
      <w:r w:rsidR="00C40AB2">
        <w:rPr>
          <w:b/>
          <w:bCs/>
        </w:rPr>
        <w:t>s</w:t>
      </w:r>
      <w:r w:rsidR="00C40AB2" w:rsidRPr="00C40AB2">
        <w:rPr>
          <w:b/>
          <w:bCs/>
        </w:rPr>
        <w:t xml:space="preserve"> 67</w:t>
      </w:r>
      <w:r w:rsidR="00C40AB2">
        <w:rPr>
          <w:b/>
          <w:bCs/>
        </w:rPr>
        <w:t>, 70 and 7</w:t>
      </w:r>
      <w:r w:rsidR="003A64E8">
        <w:rPr>
          <w:b/>
          <w:bCs/>
        </w:rPr>
        <w:t>2</w:t>
      </w:r>
      <w:r w:rsidR="00C40AB2">
        <w:t>)</w:t>
      </w:r>
      <w:r w:rsidR="00AB0E29">
        <w:t>.</w:t>
      </w:r>
    </w:p>
    <w:p w14:paraId="77FBB09F" w14:textId="77777777" w:rsidR="003D449D" w:rsidRDefault="003D449D" w:rsidP="002D10C4">
      <w:pPr>
        <w:spacing w:after="0"/>
        <w:jc w:val="both"/>
      </w:pPr>
    </w:p>
    <w:p w14:paraId="4D918D76" w14:textId="77777777" w:rsidR="002D10C4" w:rsidRDefault="002D10C4" w:rsidP="002D10C4">
      <w:pPr>
        <w:spacing w:after="0"/>
        <w:jc w:val="both"/>
      </w:pPr>
      <w:r>
        <w:t>2. Line 108 italicize and capitalize Plasmodium.</w:t>
      </w:r>
    </w:p>
    <w:p w14:paraId="42964F88" w14:textId="5769C537" w:rsidR="00B33331" w:rsidRDefault="00B33331" w:rsidP="002D10C4">
      <w:pPr>
        <w:spacing w:after="0"/>
        <w:jc w:val="both"/>
      </w:pPr>
      <w:r w:rsidRPr="00B33331">
        <w:rPr>
          <w:b/>
          <w:bCs/>
        </w:rPr>
        <w:t>Response:</w:t>
      </w:r>
      <w:r>
        <w:t xml:space="preserve"> This has been corrected</w:t>
      </w:r>
      <w:r w:rsidR="00D2396E">
        <w:t xml:space="preserve"> (</w:t>
      </w:r>
      <w:r w:rsidR="00D2396E" w:rsidRPr="00C40AB2">
        <w:rPr>
          <w:b/>
          <w:bCs/>
        </w:rPr>
        <w:t>line</w:t>
      </w:r>
      <w:r w:rsidR="00D2396E">
        <w:rPr>
          <w:b/>
          <w:bCs/>
        </w:rPr>
        <w:t xml:space="preserve"> 108</w:t>
      </w:r>
      <w:r w:rsidR="00D2396E">
        <w:t>).</w:t>
      </w:r>
    </w:p>
    <w:p w14:paraId="16B1D385" w14:textId="77777777" w:rsidR="00B33331" w:rsidRDefault="00B33331" w:rsidP="002D10C4">
      <w:pPr>
        <w:spacing w:after="0"/>
        <w:jc w:val="both"/>
      </w:pPr>
    </w:p>
    <w:p w14:paraId="63ECB830" w14:textId="77777777" w:rsidR="002D10C4" w:rsidRDefault="002D10C4" w:rsidP="002D10C4">
      <w:pPr>
        <w:spacing w:after="0"/>
        <w:jc w:val="both"/>
      </w:pPr>
      <w:r>
        <w:t>3. Lines 241-244: the described retention times are different enough that these features most likely represent isomers. In-source fragments would have the same retention time. Text should be edited accordingly.</w:t>
      </w:r>
    </w:p>
    <w:p w14:paraId="40C3A17C" w14:textId="5F74009F" w:rsidR="00D13A71" w:rsidRDefault="00D13A71" w:rsidP="002D10C4">
      <w:pPr>
        <w:spacing w:after="0"/>
        <w:jc w:val="both"/>
      </w:pPr>
      <w:r w:rsidRPr="009A622B">
        <w:rPr>
          <w:b/>
          <w:bCs/>
        </w:rPr>
        <w:t>Response:</w:t>
      </w:r>
      <w:r>
        <w:t xml:space="preserve"> </w:t>
      </w:r>
      <w:r w:rsidR="00F16F1B">
        <w:t>O</w:t>
      </w:r>
      <w:r w:rsidR="00DD594F">
        <w:t xml:space="preserve">ur original </w:t>
      </w:r>
      <w:r w:rsidR="00F16F1B">
        <w:t xml:space="preserve">description at this point </w:t>
      </w:r>
      <w:r w:rsidR="00C605D8">
        <w:t xml:space="preserve">was </w:t>
      </w:r>
      <w:r w:rsidR="00F16F1B">
        <w:t>ambiguous</w:t>
      </w:r>
      <w:r w:rsidR="00DD594F">
        <w:t xml:space="preserve">. We see a group of several features at </w:t>
      </w:r>
      <w:r w:rsidR="00091034">
        <w:t>exactly 5.47 min, and another</w:t>
      </w:r>
      <w:r w:rsidR="00B22618">
        <w:t xml:space="preserve"> separate</w:t>
      </w:r>
      <w:r w:rsidR="00091034">
        <w:t xml:space="preserve"> group of features at exactly </w:t>
      </w:r>
      <w:r w:rsidR="00B22618">
        <w:t>5.92 min</w:t>
      </w:r>
      <w:r w:rsidR="00BD74B4">
        <w:t>, h</w:t>
      </w:r>
      <w:r w:rsidR="00B22618">
        <w:t>ence</w:t>
      </w:r>
      <w:r w:rsidR="001357FE">
        <w:t xml:space="preserve"> our </w:t>
      </w:r>
      <w:r w:rsidR="00BD74B4">
        <w:t xml:space="preserve">suggestion of </w:t>
      </w:r>
      <w:r w:rsidR="00B22618">
        <w:t>in-source fragment</w:t>
      </w:r>
      <w:r w:rsidR="00BD74B4">
        <w:t>s rather than isomers</w:t>
      </w:r>
      <w:r w:rsidR="009A622B">
        <w:t xml:space="preserve">. The text has been modified to </w:t>
      </w:r>
      <w:r w:rsidR="008A77F5">
        <w:t>improve clarity</w:t>
      </w:r>
      <w:r w:rsidR="00357DA0">
        <w:t xml:space="preserve"> (</w:t>
      </w:r>
      <w:r w:rsidR="00357DA0" w:rsidRPr="00C40AB2">
        <w:rPr>
          <w:b/>
          <w:bCs/>
        </w:rPr>
        <w:t>line</w:t>
      </w:r>
      <w:r w:rsidR="00357DA0">
        <w:rPr>
          <w:b/>
          <w:bCs/>
        </w:rPr>
        <w:t>s</w:t>
      </w:r>
      <w:r w:rsidR="00357DA0" w:rsidRPr="00C40AB2">
        <w:rPr>
          <w:b/>
          <w:bCs/>
        </w:rPr>
        <w:t xml:space="preserve"> </w:t>
      </w:r>
      <w:r w:rsidR="00357DA0">
        <w:rPr>
          <w:b/>
          <w:bCs/>
        </w:rPr>
        <w:t>24</w:t>
      </w:r>
      <w:r w:rsidR="004854C4">
        <w:rPr>
          <w:b/>
          <w:bCs/>
        </w:rPr>
        <w:t>7</w:t>
      </w:r>
      <w:r w:rsidR="00357DA0">
        <w:rPr>
          <w:b/>
          <w:bCs/>
        </w:rPr>
        <w:t>-25</w:t>
      </w:r>
      <w:r w:rsidR="004854C4">
        <w:rPr>
          <w:b/>
          <w:bCs/>
        </w:rPr>
        <w:t>4</w:t>
      </w:r>
      <w:r w:rsidR="00357DA0">
        <w:t>)</w:t>
      </w:r>
      <w:r w:rsidR="002947BC">
        <w:t>.</w:t>
      </w:r>
    </w:p>
    <w:p w14:paraId="032F8A07" w14:textId="77777777" w:rsidR="00D13A71" w:rsidRDefault="00D13A71" w:rsidP="002D10C4">
      <w:pPr>
        <w:spacing w:after="0"/>
        <w:jc w:val="both"/>
      </w:pPr>
    </w:p>
    <w:p w14:paraId="0B62FEDB" w14:textId="77777777" w:rsidR="002D10C4" w:rsidRDefault="002D10C4" w:rsidP="002D10C4">
      <w:pPr>
        <w:spacing w:after="0"/>
        <w:jc w:val="both"/>
      </w:pPr>
      <w:r>
        <w:t>4. LC-MS data should be deposited in a public database.</w:t>
      </w:r>
    </w:p>
    <w:p w14:paraId="0711FBE8" w14:textId="4BC15FCF" w:rsidR="00B11527" w:rsidRDefault="00B11527" w:rsidP="002D10C4">
      <w:pPr>
        <w:spacing w:after="0"/>
        <w:jc w:val="both"/>
      </w:pPr>
      <w:r w:rsidRPr="00B11527">
        <w:rPr>
          <w:b/>
          <w:bCs/>
        </w:rPr>
        <w:t>Response:</w:t>
      </w:r>
      <w:r>
        <w:t xml:space="preserve"> </w:t>
      </w:r>
      <w:r w:rsidR="009F208B" w:rsidRPr="009F208B">
        <w:rPr>
          <w:color w:val="EE0000"/>
        </w:rPr>
        <w:t>K</w:t>
      </w:r>
      <w:r w:rsidR="009F208B">
        <w:rPr>
          <w:color w:val="EE0000"/>
        </w:rPr>
        <w:t>M</w:t>
      </w:r>
      <w:r w:rsidR="009F208B" w:rsidRPr="009F208B">
        <w:rPr>
          <w:color w:val="EE0000"/>
        </w:rPr>
        <w:t xml:space="preserve"> </w:t>
      </w:r>
      <w:r w:rsidR="00907DAA">
        <w:rPr>
          <w:color w:val="EE0000"/>
        </w:rPr>
        <w:t xml:space="preserve">will </w:t>
      </w:r>
      <w:r w:rsidR="004854C4">
        <w:rPr>
          <w:color w:val="EE0000"/>
        </w:rPr>
        <w:t xml:space="preserve">submit </w:t>
      </w:r>
      <w:r w:rsidR="00840824">
        <w:rPr>
          <w:color w:val="EE0000"/>
        </w:rPr>
        <w:t xml:space="preserve">all files </w:t>
      </w:r>
      <w:r w:rsidR="004854C4">
        <w:rPr>
          <w:color w:val="EE0000"/>
        </w:rPr>
        <w:t xml:space="preserve">to a repository and add an accession number </w:t>
      </w:r>
      <w:r w:rsidR="00840824">
        <w:rPr>
          <w:color w:val="EE0000"/>
        </w:rPr>
        <w:t xml:space="preserve">to the manuscript </w:t>
      </w:r>
      <w:r w:rsidR="004854C4">
        <w:rPr>
          <w:color w:val="EE0000"/>
        </w:rPr>
        <w:t xml:space="preserve">prior to </w:t>
      </w:r>
      <w:r w:rsidR="00840824">
        <w:rPr>
          <w:color w:val="EE0000"/>
        </w:rPr>
        <w:t>upload.</w:t>
      </w:r>
    </w:p>
    <w:p w14:paraId="4AB9A1BB" w14:textId="77777777" w:rsidR="00B11527" w:rsidRDefault="00B11527" w:rsidP="002D10C4">
      <w:pPr>
        <w:spacing w:after="0"/>
        <w:jc w:val="both"/>
      </w:pPr>
    </w:p>
    <w:p w14:paraId="738BF56E" w14:textId="6FD7BCDF" w:rsidR="008921AA" w:rsidRDefault="002D10C4" w:rsidP="002D10C4">
      <w:pPr>
        <w:spacing w:after="0"/>
        <w:jc w:val="both"/>
      </w:pPr>
      <w:r>
        <w:t>5. Batch correction parameters should be provided.</w:t>
      </w:r>
    </w:p>
    <w:p w14:paraId="11A14A09" w14:textId="4F46C833" w:rsidR="000B5D7C" w:rsidRDefault="003D2565" w:rsidP="002D10C4">
      <w:pPr>
        <w:spacing w:after="0"/>
        <w:jc w:val="both"/>
      </w:pPr>
      <w:ins w:id="0" w:author="Michele Tinti (Staff)" w:date="2025-12-08T13:40:00Z" w16du:dateUtc="2025-12-08T13:40:00Z">
        <w:r w:rsidRPr="003D2565">
          <w:rPr>
            <w:b/>
            <w:bCs/>
          </w:rPr>
          <w:t xml:space="preserve">Response: Batch correction was performed using the </w:t>
        </w:r>
        <w:proofErr w:type="spellStart"/>
        <w:r w:rsidRPr="003D2565">
          <w:rPr>
            <w:b/>
            <w:bCs/>
          </w:rPr>
          <w:t>removeBatchEffect</w:t>
        </w:r>
        <w:proofErr w:type="spellEnd"/>
        <w:r w:rsidRPr="003D2565">
          <w:rPr>
            <w:b/>
            <w:bCs/>
          </w:rPr>
          <w:t xml:space="preserve"> function with default parameters, applied after quantile normalisation of the data. This methodology is described in the "Data Processing and Statistical Analysis for Cytochrome b Signature Validation" section of the </w:t>
        </w:r>
        <w:r w:rsidRPr="003D2565">
          <w:rPr>
            <w:b/>
            <w:bCs/>
          </w:rPr>
          <w:lastRenderedPageBreak/>
          <w:t>Materials and Methods. We have revised the wording in this section to improve clarity regarding the batch correction approach.</w:t>
        </w:r>
      </w:ins>
      <w:del w:id="1" w:author="Michele Tinti (Staff)" w:date="2025-12-08T13:40:00Z" w16du:dateUtc="2025-12-08T13:40:00Z">
        <w:r w:rsidR="000B5D7C" w:rsidRPr="000B5D7C" w:rsidDel="003D2565">
          <w:rPr>
            <w:b/>
            <w:bCs/>
          </w:rPr>
          <w:delText>Response:</w:delText>
        </w:r>
        <w:r w:rsidR="000B5D7C" w:rsidDel="003D2565">
          <w:delText xml:space="preserve"> </w:delText>
        </w:r>
      </w:del>
      <w:del w:id="2" w:author="Michele Tinti (Staff)" w:date="2025-12-08T13:28:00Z" w16du:dateUtc="2025-12-08T13:28:00Z">
        <w:r w:rsidR="000B5D7C" w:rsidRPr="000B5D7C" w:rsidDel="003D2565">
          <w:rPr>
            <w:color w:val="EE0000"/>
          </w:rPr>
          <w:delText>M</w:delText>
        </w:r>
        <w:r w:rsidR="009F208B" w:rsidDel="003D2565">
          <w:rPr>
            <w:color w:val="EE0000"/>
          </w:rPr>
          <w:delText>T</w:delText>
        </w:r>
        <w:r w:rsidR="000B5D7C" w:rsidRPr="000B5D7C" w:rsidDel="003D2565">
          <w:rPr>
            <w:color w:val="EE0000"/>
          </w:rPr>
          <w:delText xml:space="preserve"> to </w:delText>
        </w:r>
        <w:r w:rsidR="009F208B" w:rsidDel="003D2565">
          <w:rPr>
            <w:color w:val="EE0000"/>
          </w:rPr>
          <w:delText>add</w:delText>
        </w:r>
      </w:del>
      <w:r w:rsidR="000B5D7C" w:rsidRPr="000B5D7C">
        <w:rPr>
          <w:color w:val="EE0000"/>
        </w:rPr>
        <w:t>.</w:t>
      </w:r>
    </w:p>
    <w:p w14:paraId="30E2FD37" w14:textId="77777777" w:rsidR="003E0C5F" w:rsidRDefault="003E0C5F" w:rsidP="004A19A9">
      <w:pPr>
        <w:spacing w:after="0"/>
        <w:jc w:val="both"/>
      </w:pPr>
    </w:p>
    <w:p w14:paraId="2A71A2FA" w14:textId="77777777" w:rsidR="008921AA" w:rsidRDefault="008921AA" w:rsidP="004A19A9">
      <w:pPr>
        <w:spacing w:after="0"/>
        <w:jc w:val="both"/>
      </w:pPr>
    </w:p>
    <w:p w14:paraId="53FBFEA6" w14:textId="77777777" w:rsidR="004A2106" w:rsidRDefault="004A2106" w:rsidP="004A19A9">
      <w:pPr>
        <w:spacing w:after="0"/>
        <w:jc w:val="both"/>
      </w:pPr>
    </w:p>
    <w:p w14:paraId="4D3A96E4" w14:textId="77777777" w:rsidR="00F846B2" w:rsidRDefault="00F846B2" w:rsidP="004A19A9">
      <w:pPr>
        <w:spacing w:after="0"/>
        <w:jc w:val="both"/>
      </w:pPr>
    </w:p>
    <w:p w14:paraId="05B5B9E5" w14:textId="7B9F295E" w:rsidR="008921AA" w:rsidRPr="00B65EBB" w:rsidRDefault="008921AA" w:rsidP="004A19A9">
      <w:pPr>
        <w:spacing w:after="0"/>
        <w:jc w:val="both"/>
        <w:rPr>
          <w:b/>
          <w:bCs/>
          <w:u w:val="single"/>
        </w:rPr>
      </w:pPr>
      <w:r w:rsidRPr="00B65EBB">
        <w:rPr>
          <w:b/>
          <w:bCs/>
          <w:u w:val="single"/>
        </w:rPr>
        <w:t>Reviewer 2</w:t>
      </w:r>
    </w:p>
    <w:p w14:paraId="40262F81" w14:textId="77777777" w:rsidR="00E548B7" w:rsidRDefault="00E548B7" w:rsidP="004A19A9">
      <w:pPr>
        <w:spacing w:after="0"/>
        <w:jc w:val="both"/>
      </w:pPr>
    </w:p>
    <w:p w14:paraId="62B62563" w14:textId="18C4BB39" w:rsidR="009B5FF3" w:rsidRDefault="009B5FF3" w:rsidP="009B5FF3">
      <w:pPr>
        <w:spacing w:after="0"/>
        <w:jc w:val="both"/>
      </w:pPr>
      <w:r w:rsidRPr="00C16301">
        <w:t xml:space="preserve">We thank the </w:t>
      </w:r>
      <w:r>
        <w:t>r</w:t>
      </w:r>
      <w:r w:rsidRPr="00C16301">
        <w:t>eviewer for the</w:t>
      </w:r>
      <w:r>
        <w:t xml:space="preserve"> extensive consideration given to our manuscript and their</w:t>
      </w:r>
      <w:r w:rsidRPr="00C16301">
        <w:t xml:space="preserve"> constructive comments</w:t>
      </w:r>
      <w:r>
        <w:t>.</w:t>
      </w:r>
    </w:p>
    <w:p w14:paraId="1ED142B6" w14:textId="77777777" w:rsidR="009B5FF3" w:rsidRDefault="009B5FF3" w:rsidP="004A19A9">
      <w:pPr>
        <w:spacing w:after="0"/>
        <w:jc w:val="both"/>
      </w:pPr>
    </w:p>
    <w:p w14:paraId="397160FE" w14:textId="6AD26E9E" w:rsidR="000B631A" w:rsidRPr="00F8492C" w:rsidRDefault="000B631A" w:rsidP="004A19A9">
      <w:pPr>
        <w:spacing w:after="0"/>
        <w:jc w:val="both"/>
        <w:rPr>
          <w:b/>
          <w:bCs/>
          <w:i/>
          <w:iCs/>
        </w:rPr>
      </w:pPr>
      <w:r w:rsidRPr="00F8492C">
        <w:rPr>
          <w:b/>
          <w:bCs/>
          <w:i/>
          <w:iCs/>
        </w:rPr>
        <w:t>Methods</w:t>
      </w:r>
    </w:p>
    <w:p w14:paraId="1129F8C4" w14:textId="77777777" w:rsidR="000B631A" w:rsidRDefault="000B631A" w:rsidP="00E548B7">
      <w:pPr>
        <w:spacing w:after="0"/>
        <w:jc w:val="both"/>
      </w:pPr>
    </w:p>
    <w:p w14:paraId="5DBED806" w14:textId="16D8AB22" w:rsidR="00E548B7" w:rsidRDefault="00E548B7" w:rsidP="00E548B7">
      <w:pPr>
        <w:spacing w:after="0"/>
        <w:jc w:val="both"/>
      </w:pPr>
      <w:r>
        <w:t xml:space="preserve">Although the biological replicates evaluated show similar </w:t>
      </w:r>
      <w:proofErr w:type="spellStart"/>
      <w:r>
        <w:t>behavior</w:t>
      </w:r>
      <w:proofErr w:type="spellEnd"/>
      <w:r>
        <w:t xml:space="preserve"> in the results presented and at least 3 replicates are evaluated in some of the assays, it is recommended to perform at least 5 biological replicates (Sumner et al., 2007</w:t>
      </w:r>
      <w:r w:rsidR="00D25957">
        <w:t>, https://doi.org/10.1007/s11306-007-0082-2</w:t>
      </w:r>
      <w:r>
        <w:t>) to give more robustness to the results presented, especially when attempting to validate a method.</w:t>
      </w:r>
    </w:p>
    <w:p w14:paraId="23C998A8" w14:textId="05692831" w:rsidR="00EA20D4" w:rsidRDefault="00EA20D4" w:rsidP="00E548B7">
      <w:pPr>
        <w:spacing w:after="0"/>
        <w:jc w:val="both"/>
      </w:pPr>
      <w:r w:rsidRPr="00C32851">
        <w:rPr>
          <w:b/>
          <w:bCs/>
        </w:rPr>
        <w:t>Response:</w:t>
      </w:r>
      <w:r>
        <w:t xml:space="preserve"> We thank the reviewer for </w:t>
      </w:r>
      <w:r w:rsidR="00C32851">
        <w:t xml:space="preserve">commenting on this key </w:t>
      </w:r>
      <w:r>
        <w:t xml:space="preserve">point. As </w:t>
      </w:r>
      <w:r w:rsidR="00C32851">
        <w:t xml:space="preserve">per </w:t>
      </w:r>
      <w:r w:rsidR="00A5548B">
        <w:t xml:space="preserve">Sumner et. al., </w:t>
      </w:r>
      <w:r w:rsidR="00E91CD7">
        <w:t>“</w:t>
      </w:r>
      <w:r w:rsidR="00E91CD7" w:rsidRPr="00E91CD7">
        <w:t>A minimum of triplicate (n = 3) biological sampling is proposed with n = 5 preferred</w:t>
      </w:r>
      <w:r w:rsidR="00E91CD7">
        <w:t>”</w:t>
      </w:r>
      <w:r w:rsidR="007102A4">
        <w:t xml:space="preserve">. </w:t>
      </w:r>
      <w:r w:rsidR="002D1104">
        <w:t xml:space="preserve">While we </w:t>
      </w:r>
      <w:r w:rsidR="005B5190">
        <w:t xml:space="preserve">fully acknowledge that increasing </w:t>
      </w:r>
      <w:r w:rsidR="00094B65">
        <w:t xml:space="preserve">the number of </w:t>
      </w:r>
      <w:r w:rsidR="005B5190">
        <w:t>biological replicates</w:t>
      </w:r>
      <w:r w:rsidR="00094B65">
        <w:t xml:space="preserve"> also increases </w:t>
      </w:r>
      <w:r w:rsidR="00990EA2">
        <w:t xml:space="preserve">statistical </w:t>
      </w:r>
      <w:r w:rsidR="00094B65">
        <w:t>robustness</w:t>
      </w:r>
      <w:r w:rsidR="00990EA2">
        <w:t xml:space="preserve">, our </w:t>
      </w:r>
      <w:r w:rsidR="00A118FF">
        <w:t>preference in th</w:t>
      </w:r>
      <w:r w:rsidR="00C23FED">
        <w:t xml:space="preserve">e current </w:t>
      </w:r>
      <w:r w:rsidR="00A118FF">
        <w:t>context is</w:t>
      </w:r>
      <w:r w:rsidR="00F24C34">
        <w:t xml:space="preserve"> </w:t>
      </w:r>
      <w:r w:rsidR="00990EA2">
        <w:t>a workflow which allow</w:t>
      </w:r>
      <w:r w:rsidR="00A118FF">
        <w:t>s</w:t>
      </w:r>
      <w:r w:rsidR="00990EA2">
        <w:t xml:space="preserve"> for low </w:t>
      </w:r>
      <w:r w:rsidR="00F24C34">
        <w:t>numbers of biological replicates</w:t>
      </w:r>
      <w:r w:rsidR="00216D1C">
        <w:t xml:space="preserve"> and hence increased throughput</w:t>
      </w:r>
      <w:r w:rsidR="00F24C34">
        <w:t xml:space="preserve"> while still </w:t>
      </w:r>
      <w:r w:rsidR="00AA2973">
        <w:t>enabling separation of cytochrome b inhibitors from compounds with other Modes of Action</w:t>
      </w:r>
      <w:r w:rsidR="004E2635">
        <w:t xml:space="preserve"> through unsupervised multivariate clustering</w:t>
      </w:r>
      <w:r w:rsidR="00AA2973">
        <w:t>.</w:t>
      </w:r>
      <w:r w:rsidR="004E2635">
        <w:t xml:space="preserve"> This is </w:t>
      </w:r>
      <w:r w:rsidR="00216D1C">
        <w:t xml:space="preserve">essential for </w:t>
      </w:r>
      <w:r w:rsidR="00A00BA5">
        <w:t xml:space="preserve">practical application of this approach in the </w:t>
      </w:r>
      <w:r w:rsidR="00514587">
        <w:t xml:space="preserve">early drug discovery </w:t>
      </w:r>
      <w:r w:rsidR="00A00BA5">
        <w:t xml:space="preserve">setting where large </w:t>
      </w:r>
      <w:r w:rsidR="00831A0F">
        <w:t xml:space="preserve">numbers of hit compounds need to be triaged as </w:t>
      </w:r>
      <w:r w:rsidR="00D36ABC">
        <w:t xml:space="preserve">quickly and </w:t>
      </w:r>
      <w:r w:rsidR="00831A0F">
        <w:t>efficiently as possible. We h</w:t>
      </w:r>
      <w:r w:rsidR="00FB5BE2">
        <w:t xml:space="preserve">ave added a statement to the concluding remarks to </w:t>
      </w:r>
      <w:r w:rsidR="007764A6">
        <w:t>highlight and justify this departure from Metabolomics Standards Initiative guidelines</w:t>
      </w:r>
      <w:r w:rsidR="00A103D5">
        <w:t xml:space="preserve"> (</w:t>
      </w:r>
      <w:r w:rsidR="00A103D5" w:rsidRPr="00C40AB2">
        <w:rPr>
          <w:b/>
          <w:bCs/>
        </w:rPr>
        <w:t>line</w:t>
      </w:r>
      <w:r w:rsidR="00A103D5">
        <w:rPr>
          <w:b/>
          <w:bCs/>
        </w:rPr>
        <w:t>s</w:t>
      </w:r>
      <w:r w:rsidR="00A103D5" w:rsidRPr="00C40AB2">
        <w:rPr>
          <w:b/>
          <w:bCs/>
        </w:rPr>
        <w:t xml:space="preserve"> </w:t>
      </w:r>
      <w:r w:rsidR="00A103D5">
        <w:rPr>
          <w:b/>
          <w:bCs/>
        </w:rPr>
        <w:t>3</w:t>
      </w:r>
      <w:r w:rsidR="00730D4D">
        <w:rPr>
          <w:b/>
          <w:bCs/>
        </w:rPr>
        <w:t>85</w:t>
      </w:r>
      <w:r w:rsidR="00A103D5">
        <w:rPr>
          <w:b/>
          <w:bCs/>
        </w:rPr>
        <w:t>-</w:t>
      </w:r>
      <w:r w:rsidR="00730D4D">
        <w:rPr>
          <w:b/>
          <w:bCs/>
        </w:rPr>
        <w:t>389</w:t>
      </w:r>
      <w:r w:rsidR="00A103D5">
        <w:t>)</w:t>
      </w:r>
      <w:r w:rsidR="007764A6">
        <w:t>.</w:t>
      </w:r>
    </w:p>
    <w:p w14:paraId="3341B175" w14:textId="77777777" w:rsidR="00AB6FB8" w:rsidRDefault="00AB6FB8" w:rsidP="00E548B7">
      <w:pPr>
        <w:spacing w:after="0"/>
        <w:jc w:val="both"/>
      </w:pPr>
    </w:p>
    <w:p w14:paraId="43CE8F18" w14:textId="3D03C8CC" w:rsidR="000B631A" w:rsidRPr="00F8492C" w:rsidRDefault="000B631A" w:rsidP="00E548B7">
      <w:pPr>
        <w:spacing w:after="0"/>
        <w:jc w:val="both"/>
        <w:rPr>
          <w:b/>
          <w:bCs/>
          <w:i/>
          <w:iCs/>
        </w:rPr>
      </w:pPr>
      <w:r w:rsidRPr="00F8492C">
        <w:rPr>
          <w:b/>
          <w:bCs/>
          <w:i/>
          <w:iCs/>
        </w:rPr>
        <w:t>Results</w:t>
      </w:r>
    </w:p>
    <w:p w14:paraId="30ADD514" w14:textId="77777777" w:rsidR="000B631A" w:rsidRDefault="000B631A" w:rsidP="00E548B7">
      <w:pPr>
        <w:spacing w:after="0"/>
        <w:jc w:val="both"/>
      </w:pPr>
    </w:p>
    <w:p w14:paraId="0DA3B307" w14:textId="77777777" w:rsidR="00417DC7" w:rsidRDefault="00417DC7" w:rsidP="00417DC7">
      <w:pPr>
        <w:spacing w:after="0"/>
        <w:jc w:val="both"/>
      </w:pPr>
      <w:r>
        <w:t>1. Chromatographic validation: Chromatograms should be included in the supplementary figures, particularly for the metabolites that are central to the biological interpretation. This will improve the reproducibility of the study.</w:t>
      </w:r>
    </w:p>
    <w:p w14:paraId="4086CA61" w14:textId="516C15E9" w:rsidR="009F208B" w:rsidRDefault="009F208B" w:rsidP="00417DC7">
      <w:pPr>
        <w:spacing w:after="0"/>
        <w:jc w:val="both"/>
      </w:pPr>
      <w:r w:rsidRPr="009F208B">
        <w:rPr>
          <w:b/>
          <w:bCs/>
        </w:rPr>
        <w:t>Response:</w:t>
      </w:r>
      <w:r w:rsidR="00965899">
        <w:rPr>
          <w:b/>
          <w:bCs/>
        </w:rPr>
        <w:t xml:space="preserve"> </w:t>
      </w:r>
      <w:r w:rsidR="00965899" w:rsidRPr="00965899">
        <w:t>Ch</w:t>
      </w:r>
      <w:r w:rsidR="00965899">
        <w:t xml:space="preserve">romatograms for the </w:t>
      </w:r>
      <w:r w:rsidR="00352EEE">
        <w:t>six metabolites described in Figure 1C-H</w:t>
      </w:r>
      <w:r w:rsidR="002C5283">
        <w:t xml:space="preserve"> have now been provided as </w:t>
      </w:r>
      <w:r w:rsidR="002C5283" w:rsidRPr="00C1470C">
        <w:rPr>
          <w:b/>
          <w:bCs/>
        </w:rPr>
        <w:t>Supplementary Figure 1</w:t>
      </w:r>
      <w:r w:rsidR="002C5283">
        <w:t xml:space="preserve">, with </w:t>
      </w:r>
      <w:r w:rsidR="00131DD8">
        <w:t>reference</w:t>
      </w:r>
      <w:r w:rsidR="002C5283">
        <w:t xml:space="preserve"> added to the text</w:t>
      </w:r>
      <w:r w:rsidR="00570737">
        <w:t xml:space="preserve"> (</w:t>
      </w:r>
      <w:r w:rsidR="00570737" w:rsidRPr="00C40AB2">
        <w:rPr>
          <w:b/>
          <w:bCs/>
        </w:rPr>
        <w:t>line</w:t>
      </w:r>
      <w:r w:rsidR="00F3232B">
        <w:rPr>
          <w:b/>
          <w:bCs/>
        </w:rPr>
        <w:t xml:space="preserve"> 174</w:t>
      </w:r>
      <w:r w:rsidR="00570737">
        <w:t>)</w:t>
      </w:r>
      <w:r w:rsidR="002C5283">
        <w:t>. Chromatograms for all 79 metabolites used in the cytochrome b signature have been provided as a Compound Discoverer report file</w:t>
      </w:r>
      <w:r w:rsidR="000F2D42">
        <w:t xml:space="preserve"> in </w:t>
      </w:r>
      <w:r w:rsidR="000F2D42" w:rsidRPr="00C1470C">
        <w:rPr>
          <w:b/>
          <w:bCs/>
        </w:rPr>
        <w:t>Supplementary Data</w:t>
      </w:r>
      <w:r w:rsidR="000F2D42">
        <w:t xml:space="preserve">. This </w:t>
      </w:r>
      <w:r w:rsidR="00C77AEC">
        <w:t>file</w:t>
      </w:r>
      <w:r w:rsidR="000F2D42">
        <w:t xml:space="preserve"> includes MS and MS/MS spectra </w:t>
      </w:r>
      <w:r w:rsidR="00FD187D">
        <w:t>as further supporting information</w:t>
      </w:r>
      <w:r w:rsidR="00C77AEC">
        <w:t xml:space="preserve"> and has also been referenced in the text at the appropriate point</w:t>
      </w:r>
      <w:r w:rsidR="00F3232B">
        <w:t xml:space="preserve"> (</w:t>
      </w:r>
      <w:r w:rsidR="00F3232B" w:rsidRPr="00C40AB2">
        <w:rPr>
          <w:b/>
          <w:bCs/>
        </w:rPr>
        <w:t>line</w:t>
      </w:r>
      <w:r w:rsidR="00C1470C">
        <w:rPr>
          <w:b/>
          <w:bCs/>
        </w:rPr>
        <w:t xml:space="preserve"> 2</w:t>
      </w:r>
      <w:r w:rsidR="0076572B">
        <w:rPr>
          <w:b/>
          <w:bCs/>
        </w:rPr>
        <w:t>52</w:t>
      </w:r>
      <w:r w:rsidR="00F3232B">
        <w:t>)</w:t>
      </w:r>
      <w:r w:rsidR="00C77AEC">
        <w:t>.</w:t>
      </w:r>
    </w:p>
    <w:p w14:paraId="50E58C40" w14:textId="77777777" w:rsidR="009F208B" w:rsidRDefault="009F208B" w:rsidP="00417DC7">
      <w:pPr>
        <w:spacing w:after="0"/>
        <w:jc w:val="both"/>
      </w:pPr>
    </w:p>
    <w:p w14:paraId="5C17D7F3" w14:textId="77777777" w:rsidR="00417DC7" w:rsidRDefault="00417DC7" w:rsidP="00417DC7">
      <w:pPr>
        <w:spacing w:after="0"/>
        <w:jc w:val="both"/>
      </w:pPr>
      <w:r>
        <w:t xml:space="preserve">2. The assay was performed mainly on T. cruzi </w:t>
      </w:r>
      <w:proofErr w:type="spellStart"/>
      <w:r>
        <w:t>epimastigotes</w:t>
      </w:r>
      <w:proofErr w:type="spellEnd"/>
      <w:r>
        <w:t xml:space="preserve">, which correspond to the stage present in the insect vector. This limits the extrapolation of the analyses to a certain extent because it is unknown whether the </w:t>
      </w:r>
      <w:proofErr w:type="spellStart"/>
      <w:r>
        <w:t>behavior</w:t>
      </w:r>
      <w:proofErr w:type="spellEnd"/>
      <w:r>
        <w:t xml:space="preserve"> will be similar in the forms present in the vertebrate host (trypomastigote and amastigote) </w:t>
      </w:r>
      <w:proofErr w:type="gramStart"/>
      <w:r>
        <w:t>and also</w:t>
      </w:r>
      <w:proofErr w:type="gramEnd"/>
      <w:r>
        <w:t xml:space="preserve"> because clinically relevant stage corresponds to intracellular amastigote. It is also unknown whether the compounds evaluated will </w:t>
      </w:r>
      <w:proofErr w:type="gramStart"/>
      <w:r>
        <w:t>have an effect on</w:t>
      </w:r>
      <w:proofErr w:type="gramEnd"/>
      <w:r>
        <w:t xml:space="preserve"> the amastigote form, considering that it is an intracellular form and may be found within different types of cells. Are the metabolic pathways and drug targets the same? Would a different signature be </w:t>
      </w:r>
      <w:r>
        <w:lastRenderedPageBreak/>
        <w:t>needed for amastigotes? Although it is not the objective of this study, complementary experiments with trypomastigotes and amastigotes, as well as cytotoxicity assays in mammalian cells, would greatly strengthen the relevance of the conclusions.</w:t>
      </w:r>
    </w:p>
    <w:p w14:paraId="05E3FBCC" w14:textId="2A6DAF70" w:rsidR="003121CC" w:rsidRDefault="003121CC" w:rsidP="00417DC7">
      <w:pPr>
        <w:spacing w:after="0"/>
        <w:jc w:val="both"/>
      </w:pPr>
      <w:r w:rsidRPr="003121CC">
        <w:rPr>
          <w:b/>
          <w:bCs/>
        </w:rPr>
        <w:t>Response:</w:t>
      </w:r>
      <w:r>
        <w:t xml:space="preserve"> </w:t>
      </w:r>
      <w:r w:rsidR="0068047C">
        <w:t>We thank the reviewer for raising these important points.</w:t>
      </w:r>
      <w:r w:rsidR="009A071D">
        <w:t xml:space="preserve"> We have addressed these in much greater detail</w:t>
      </w:r>
      <w:r w:rsidR="00E754EC">
        <w:t xml:space="preserve"> at the end of th</w:t>
      </w:r>
      <w:r w:rsidR="006E4350">
        <w:t>e</w:t>
      </w:r>
      <w:r w:rsidR="00E754EC">
        <w:t xml:space="preserve"> results and discussion section</w:t>
      </w:r>
      <w:r w:rsidR="00874937">
        <w:t xml:space="preserve"> (</w:t>
      </w:r>
      <w:r w:rsidR="00E754EC" w:rsidRPr="00E754EC">
        <w:rPr>
          <w:b/>
          <w:bCs/>
        </w:rPr>
        <w:t>line</w:t>
      </w:r>
      <w:r w:rsidR="00874937">
        <w:rPr>
          <w:b/>
          <w:bCs/>
        </w:rPr>
        <w:t>s</w:t>
      </w:r>
      <w:r w:rsidR="00E754EC" w:rsidRPr="00E754EC">
        <w:rPr>
          <w:b/>
          <w:bCs/>
        </w:rPr>
        <w:t xml:space="preserve"> 33</w:t>
      </w:r>
      <w:r w:rsidR="0059696B">
        <w:rPr>
          <w:b/>
          <w:bCs/>
        </w:rPr>
        <w:t>6</w:t>
      </w:r>
      <w:r w:rsidR="00874937">
        <w:rPr>
          <w:b/>
          <w:bCs/>
        </w:rPr>
        <w:t>-360</w:t>
      </w:r>
      <w:r w:rsidR="00874937" w:rsidRPr="00874937">
        <w:t>)</w:t>
      </w:r>
      <w:r w:rsidR="00E754EC">
        <w:t>.</w:t>
      </w:r>
    </w:p>
    <w:p w14:paraId="1D1D5C82" w14:textId="77777777" w:rsidR="003121CC" w:rsidRDefault="003121CC" w:rsidP="00417DC7">
      <w:pPr>
        <w:spacing w:after="0"/>
        <w:jc w:val="both"/>
      </w:pPr>
    </w:p>
    <w:p w14:paraId="19C47F43" w14:textId="77777777" w:rsidR="00417DC7" w:rsidRDefault="00417DC7" w:rsidP="00417DC7">
      <w:pPr>
        <w:spacing w:after="0"/>
        <w:jc w:val="both"/>
      </w:pPr>
      <w:r>
        <w:t>3. While Table 2 is presented as the confirmed cytochrome b metabolite signature, not all metabolites are fully identified, and not all have an explicit annotation confidence level (A, B, or C).</w:t>
      </w:r>
    </w:p>
    <w:p w14:paraId="3883B115" w14:textId="5CFB6337" w:rsidR="00516735" w:rsidRDefault="00516735" w:rsidP="00417DC7">
      <w:pPr>
        <w:spacing w:after="0"/>
        <w:jc w:val="both"/>
      </w:pPr>
      <w:r w:rsidRPr="002B50C7">
        <w:rPr>
          <w:b/>
          <w:bCs/>
        </w:rPr>
        <w:t>Response:</w:t>
      </w:r>
      <w:r>
        <w:t xml:space="preserve"> </w:t>
      </w:r>
      <w:r w:rsidR="00D13BCD">
        <w:t>We have</w:t>
      </w:r>
      <w:r w:rsidR="001B603A">
        <w:t xml:space="preserve"> adjusted the text to </w:t>
      </w:r>
      <w:r w:rsidR="006A1108">
        <w:t>describe this as an “initial” signature rather than a “confirmed” signature and have</w:t>
      </w:r>
      <w:r w:rsidR="00D13BCD">
        <w:t xml:space="preserve"> added </w:t>
      </w:r>
      <w:r w:rsidR="008A5F30">
        <w:t xml:space="preserve">annotation level D to the table for </w:t>
      </w:r>
      <w:r w:rsidR="009F7B4F">
        <w:t xml:space="preserve">metabolites for which molecular formulae could be assigned but </w:t>
      </w:r>
      <w:r w:rsidR="002B50C7">
        <w:t xml:space="preserve">for which database search returned no hits, </w:t>
      </w:r>
      <w:r w:rsidR="00D6419A">
        <w:t>with explanation</w:t>
      </w:r>
      <w:r w:rsidR="00680C53">
        <w:t>s</w:t>
      </w:r>
      <w:r w:rsidR="00D6419A">
        <w:t xml:space="preserve"> of this new level in the text and </w:t>
      </w:r>
      <w:r w:rsidR="002B50C7">
        <w:t>table legend</w:t>
      </w:r>
      <w:r w:rsidR="004541DE">
        <w:t xml:space="preserve"> (</w:t>
      </w:r>
      <w:r w:rsidR="004541DE" w:rsidRPr="00D66040">
        <w:rPr>
          <w:b/>
          <w:bCs/>
        </w:rPr>
        <w:t>line 237</w:t>
      </w:r>
      <w:r w:rsidR="00D66040" w:rsidRPr="00D66040">
        <w:rPr>
          <w:b/>
          <w:bCs/>
        </w:rPr>
        <w:t>, line 24</w:t>
      </w:r>
      <w:r w:rsidR="005D370E">
        <w:rPr>
          <w:b/>
          <w:bCs/>
        </w:rPr>
        <w:t>3</w:t>
      </w:r>
      <w:r w:rsidR="00D66040" w:rsidRPr="00D66040">
        <w:rPr>
          <w:b/>
          <w:bCs/>
        </w:rPr>
        <w:t>, legend for table 2</w:t>
      </w:r>
      <w:r w:rsidR="00D66040">
        <w:t>)</w:t>
      </w:r>
      <w:r w:rsidR="002B50C7">
        <w:t>.</w:t>
      </w:r>
    </w:p>
    <w:p w14:paraId="74A26E61" w14:textId="77777777" w:rsidR="00516735" w:rsidRDefault="00516735" w:rsidP="00417DC7">
      <w:pPr>
        <w:spacing w:after="0"/>
        <w:jc w:val="both"/>
      </w:pPr>
    </w:p>
    <w:p w14:paraId="42589284" w14:textId="2252FC17" w:rsidR="00AB6FB8" w:rsidRPr="00942429" w:rsidRDefault="00417DC7" w:rsidP="00417DC7">
      <w:pPr>
        <w:spacing w:after="0"/>
        <w:jc w:val="both"/>
        <w:rPr>
          <w:color w:val="000000" w:themeColor="text1"/>
        </w:rPr>
      </w:pPr>
      <w:r>
        <w:t>4. During validation of cytochrome b signature, the authors mentioned that 33 of the original 79 metabolites were not observed in the experiment. A more detailed explanation of the causes associated with this variability could help readers understand the strengths and possible limitations of the method.</w:t>
      </w:r>
    </w:p>
    <w:p w14:paraId="0F04C8AF" w14:textId="1B0BC479" w:rsidR="00504D54" w:rsidRPr="00942429" w:rsidRDefault="00AA1B83" w:rsidP="00417DC7">
      <w:pPr>
        <w:spacing w:after="0"/>
        <w:jc w:val="both"/>
        <w:rPr>
          <w:color w:val="000000" w:themeColor="text1"/>
        </w:rPr>
      </w:pPr>
      <w:r w:rsidRPr="00942429">
        <w:rPr>
          <w:b/>
          <w:bCs/>
          <w:color w:val="000000" w:themeColor="text1"/>
        </w:rPr>
        <w:t>Response:</w:t>
      </w:r>
      <w:r w:rsidRPr="00942429">
        <w:rPr>
          <w:color w:val="000000" w:themeColor="text1"/>
        </w:rPr>
        <w:t xml:space="preserve"> </w:t>
      </w:r>
      <w:r w:rsidR="0006693B">
        <w:rPr>
          <w:color w:val="000000" w:themeColor="text1"/>
        </w:rPr>
        <w:t>Ex</w:t>
      </w:r>
      <w:r w:rsidR="00942429" w:rsidRPr="00942429">
        <w:rPr>
          <w:color w:val="000000" w:themeColor="text1"/>
        </w:rPr>
        <w:t>plan</w:t>
      </w:r>
      <w:r w:rsidR="00942429">
        <w:rPr>
          <w:color w:val="000000" w:themeColor="text1"/>
        </w:rPr>
        <w:t>a</w:t>
      </w:r>
      <w:r w:rsidR="00942429" w:rsidRPr="00942429">
        <w:rPr>
          <w:color w:val="000000" w:themeColor="text1"/>
        </w:rPr>
        <w:t>tion</w:t>
      </w:r>
      <w:r w:rsidR="0006693B">
        <w:rPr>
          <w:color w:val="000000" w:themeColor="text1"/>
        </w:rPr>
        <w:t>s have</w:t>
      </w:r>
      <w:r w:rsidR="00942429" w:rsidRPr="00942429">
        <w:rPr>
          <w:color w:val="000000" w:themeColor="text1"/>
        </w:rPr>
        <w:t xml:space="preserve"> now been provided (</w:t>
      </w:r>
      <w:r w:rsidR="00942429" w:rsidRPr="00942429">
        <w:rPr>
          <w:b/>
          <w:bCs/>
          <w:color w:val="000000" w:themeColor="text1"/>
        </w:rPr>
        <w:t>line</w:t>
      </w:r>
      <w:r w:rsidR="002C5E37">
        <w:rPr>
          <w:b/>
          <w:bCs/>
          <w:color w:val="000000" w:themeColor="text1"/>
        </w:rPr>
        <w:t>s</w:t>
      </w:r>
      <w:r w:rsidR="00942429" w:rsidRPr="00942429">
        <w:rPr>
          <w:b/>
          <w:bCs/>
          <w:color w:val="000000" w:themeColor="text1"/>
        </w:rPr>
        <w:t xml:space="preserve"> 2</w:t>
      </w:r>
      <w:r w:rsidR="002C5E37">
        <w:rPr>
          <w:b/>
          <w:bCs/>
          <w:color w:val="000000" w:themeColor="text1"/>
        </w:rPr>
        <w:t>75-281</w:t>
      </w:r>
      <w:r w:rsidR="00942429" w:rsidRPr="00942429">
        <w:rPr>
          <w:color w:val="000000" w:themeColor="text1"/>
        </w:rPr>
        <w:t>).</w:t>
      </w:r>
      <w:r w:rsidR="00B83F5B" w:rsidRPr="00B83F5B">
        <w:rPr>
          <w:color w:val="000000" w:themeColor="text1"/>
        </w:rPr>
        <w:t xml:space="preserve"> </w:t>
      </w:r>
      <w:r w:rsidR="00E67DB5">
        <w:rPr>
          <w:color w:val="000000" w:themeColor="text1"/>
        </w:rPr>
        <w:t>We have identified a</w:t>
      </w:r>
      <w:r w:rsidR="000236A6">
        <w:rPr>
          <w:color w:val="000000" w:themeColor="text1"/>
        </w:rPr>
        <w:t>n</w:t>
      </w:r>
      <w:r w:rsidR="00E67DB5">
        <w:rPr>
          <w:color w:val="000000" w:themeColor="text1"/>
        </w:rPr>
        <w:t xml:space="preserve"> error, where </w:t>
      </w:r>
      <w:r w:rsidR="00B83F5B" w:rsidRPr="0059027B">
        <w:rPr>
          <w:color w:val="000000" w:themeColor="text1"/>
        </w:rPr>
        <w:t>duplicate entries were present in the validation list for one of the metabolites</w:t>
      </w:r>
      <w:r w:rsidR="000236A6">
        <w:rPr>
          <w:color w:val="000000" w:themeColor="text1"/>
        </w:rPr>
        <w:t xml:space="preserve"> due to a second peak</w:t>
      </w:r>
      <w:r w:rsidR="000D59BE">
        <w:rPr>
          <w:color w:val="000000" w:themeColor="text1"/>
        </w:rPr>
        <w:t xml:space="preserve"> of identical m/z and very similar RT being erroneously included</w:t>
      </w:r>
      <w:r w:rsidR="00E67DB5">
        <w:rPr>
          <w:color w:val="000000" w:themeColor="text1"/>
        </w:rPr>
        <w:t>. T</w:t>
      </w:r>
      <w:r w:rsidR="00B83F5B" w:rsidRPr="0059027B">
        <w:rPr>
          <w:color w:val="000000" w:themeColor="text1"/>
        </w:rPr>
        <w:t xml:space="preserve">he </w:t>
      </w:r>
      <w:r w:rsidR="002C5E37">
        <w:rPr>
          <w:color w:val="000000" w:themeColor="text1"/>
        </w:rPr>
        <w:t xml:space="preserve">relevant </w:t>
      </w:r>
      <w:r w:rsidR="00B83F5B" w:rsidRPr="0059027B">
        <w:rPr>
          <w:color w:val="000000" w:themeColor="text1"/>
        </w:rPr>
        <w:t>number</w:t>
      </w:r>
      <w:r w:rsidR="002C5E37">
        <w:rPr>
          <w:color w:val="000000" w:themeColor="text1"/>
        </w:rPr>
        <w:t>s have</w:t>
      </w:r>
      <w:r w:rsidR="00B83F5B" w:rsidRPr="0059027B">
        <w:rPr>
          <w:color w:val="000000" w:themeColor="text1"/>
        </w:rPr>
        <w:t xml:space="preserve"> therefore been corrected (</w:t>
      </w:r>
      <w:r w:rsidR="00B83F5B" w:rsidRPr="001F644C">
        <w:rPr>
          <w:b/>
          <w:bCs/>
          <w:color w:val="000000" w:themeColor="text1"/>
        </w:rPr>
        <w:t>line</w:t>
      </w:r>
      <w:r w:rsidR="00B83F5B">
        <w:rPr>
          <w:b/>
          <w:bCs/>
          <w:color w:val="000000" w:themeColor="text1"/>
        </w:rPr>
        <w:t>s</w:t>
      </w:r>
      <w:r w:rsidR="00B83F5B" w:rsidRPr="001F644C">
        <w:rPr>
          <w:b/>
          <w:bCs/>
          <w:color w:val="000000" w:themeColor="text1"/>
        </w:rPr>
        <w:t xml:space="preserve"> 27</w:t>
      </w:r>
      <w:r w:rsidR="002C5E37">
        <w:rPr>
          <w:b/>
          <w:bCs/>
          <w:color w:val="000000" w:themeColor="text1"/>
        </w:rPr>
        <w:t>4</w:t>
      </w:r>
      <w:r w:rsidR="00B83F5B">
        <w:rPr>
          <w:b/>
          <w:bCs/>
          <w:color w:val="000000" w:themeColor="text1"/>
        </w:rPr>
        <w:t xml:space="preserve"> and 4</w:t>
      </w:r>
      <w:r w:rsidR="002C5E37">
        <w:rPr>
          <w:b/>
          <w:bCs/>
          <w:color w:val="000000" w:themeColor="text1"/>
        </w:rPr>
        <w:t>80</w:t>
      </w:r>
      <w:r w:rsidR="00B83F5B" w:rsidRPr="0059027B">
        <w:rPr>
          <w:color w:val="000000" w:themeColor="text1"/>
        </w:rPr>
        <w:t>).</w:t>
      </w:r>
      <w:r w:rsidR="00B83F5B">
        <w:rPr>
          <w:color w:val="000000" w:themeColor="text1"/>
        </w:rPr>
        <w:t xml:space="preserve"> The </w:t>
      </w:r>
      <w:del w:id="3" w:author="Michele Tinti (Staff)" w:date="2025-12-09T09:53:00Z" w16du:dateUtc="2025-12-09T09:53:00Z">
        <w:r w:rsidR="00B83F5B" w:rsidDel="003D2565">
          <w:rPr>
            <w:color w:val="000000" w:themeColor="text1"/>
          </w:rPr>
          <w:delText xml:space="preserve">validation experiment </w:delText>
        </w:r>
      </w:del>
      <w:r w:rsidR="00B83F5B">
        <w:rPr>
          <w:color w:val="000000" w:themeColor="text1"/>
        </w:rPr>
        <w:t xml:space="preserve">PCA </w:t>
      </w:r>
      <w:ins w:id="4" w:author="Michele Tinti (Staff)" w:date="2025-12-09T09:53:00Z" w16du:dateUtc="2025-12-09T09:53:00Z">
        <w:r w:rsidR="003D2565">
          <w:rPr>
            <w:color w:val="000000" w:themeColor="text1"/>
          </w:rPr>
          <w:t xml:space="preserve">visualization </w:t>
        </w:r>
      </w:ins>
      <w:r w:rsidR="00B83F5B">
        <w:rPr>
          <w:color w:val="000000" w:themeColor="text1"/>
        </w:rPr>
        <w:t xml:space="preserve">does not need to be adjusted as this duplicate metabolite entry was removed prior to processing. </w:t>
      </w:r>
      <w:commentRangeStart w:id="5"/>
      <w:r w:rsidR="00B83F5B" w:rsidRPr="00A03A5B">
        <w:rPr>
          <w:color w:val="EE0000"/>
        </w:rPr>
        <w:t xml:space="preserve">Michele </w:t>
      </w:r>
      <w:commentRangeEnd w:id="5"/>
      <w:r w:rsidR="003D2565">
        <w:rPr>
          <w:rStyle w:val="CommentReference"/>
          <w:kern w:val="2"/>
          <w14:ligatures w14:val="standardContextual"/>
        </w:rPr>
        <w:commentReference w:id="5"/>
      </w:r>
      <w:r w:rsidR="00B83F5B" w:rsidRPr="00A03A5B">
        <w:rPr>
          <w:color w:val="EE0000"/>
        </w:rPr>
        <w:t>is this true?</w:t>
      </w:r>
      <w:r w:rsidR="00C92144">
        <w:rPr>
          <w:color w:val="EE0000"/>
        </w:rPr>
        <w:t xml:space="preserve"> There was </w:t>
      </w:r>
      <w:r w:rsidR="00E15765">
        <w:rPr>
          <w:color w:val="EE0000"/>
        </w:rPr>
        <w:t>a second entry for gamma-</w:t>
      </w:r>
      <w:proofErr w:type="spellStart"/>
      <w:r w:rsidR="00E15765">
        <w:rPr>
          <w:color w:val="EE0000"/>
        </w:rPr>
        <w:t>glutamylalanine</w:t>
      </w:r>
      <w:proofErr w:type="spellEnd"/>
      <w:r w:rsidR="00E15765">
        <w:rPr>
          <w:color w:val="EE0000"/>
        </w:rPr>
        <w:t xml:space="preserve"> </w:t>
      </w:r>
      <w:r w:rsidR="00AF785B">
        <w:rPr>
          <w:color w:val="EE0000"/>
        </w:rPr>
        <w:t>with RT of 6.57</w:t>
      </w:r>
      <w:r w:rsidR="00C92144">
        <w:rPr>
          <w:color w:val="EE0000"/>
        </w:rPr>
        <w:t xml:space="preserve"> in the “Peak Areas” excel file I sent you on 25</w:t>
      </w:r>
      <w:r w:rsidR="00C92144" w:rsidRPr="00C92144">
        <w:rPr>
          <w:color w:val="EE0000"/>
          <w:vertAlign w:val="superscript"/>
        </w:rPr>
        <w:t>th</w:t>
      </w:r>
      <w:r w:rsidR="00C92144">
        <w:rPr>
          <w:color w:val="EE0000"/>
        </w:rPr>
        <w:t xml:space="preserve"> Feb which</w:t>
      </w:r>
      <w:r w:rsidR="00AF785B">
        <w:rPr>
          <w:color w:val="EE0000"/>
        </w:rPr>
        <w:t xml:space="preserve"> should be removed. Apologies.</w:t>
      </w:r>
      <w:del w:id="6" w:author="Michele Tinti (Staff)" w:date="2025-12-08T13:27:00Z" w16du:dateUtc="2025-12-08T13:27:00Z">
        <w:r w:rsidR="003D2565" w:rsidDel="003D2565">
          <w:rPr>
            <w:color w:val="EE0000"/>
          </w:rPr>
          <w:delText xml:space="preserve"> </w:delText>
        </w:r>
      </w:del>
    </w:p>
    <w:p w14:paraId="25B2FD43" w14:textId="77777777" w:rsidR="00E548B7" w:rsidRDefault="00E548B7" w:rsidP="004A19A9">
      <w:pPr>
        <w:spacing w:after="0"/>
        <w:jc w:val="both"/>
      </w:pPr>
    </w:p>
    <w:p w14:paraId="52DC4719" w14:textId="77777777" w:rsidR="002000A6" w:rsidRDefault="002000A6" w:rsidP="004A19A9">
      <w:pPr>
        <w:spacing w:after="0"/>
        <w:jc w:val="both"/>
      </w:pPr>
    </w:p>
    <w:p w14:paraId="65CD61EF" w14:textId="77777777" w:rsidR="001D10E2" w:rsidRPr="00F8492C" w:rsidRDefault="001D10E2" w:rsidP="001D10E2">
      <w:pPr>
        <w:spacing w:after="0"/>
        <w:jc w:val="both"/>
        <w:rPr>
          <w:b/>
          <w:bCs/>
          <w:u w:val="single"/>
        </w:rPr>
      </w:pPr>
      <w:r w:rsidRPr="00F8492C">
        <w:rPr>
          <w:b/>
          <w:bCs/>
          <w:u w:val="single"/>
        </w:rPr>
        <w:t>Additional Observations</w:t>
      </w:r>
    </w:p>
    <w:p w14:paraId="13330989" w14:textId="77777777" w:rsidR="001D10E2" w:rsidRDefault="001D10E2" w:rsidP="001D10E2">
      <w:pPr>
        <w:spacing w:after="0"/>
        <w:jc w:val="both"/>
      </w:pPr>
    </w:p>
    <w:p w14:paraId="28017BFA" w14:textId="77777777" w:rsidR="001D10E2" w:rsidRPr="00BC4D3C" w:rsidRDefault="001D10E2" w:rsidP="001D10E2">
      <w:pPr>
        <w:spacing w:after="0"/>
        <w:jc w:val="both"/>
        <w:rPr>
          <w:b/>
          <w:bCs/>
        </w:rPr>
      </w:pPr>
      <w:r>
        <w:rPr>
          <w:b/>
          <w:bCs/>
        </w:rPr>
        <w:t xml:space="preserve">1. </w:t>
      </w:r>
      <w:r w:rsidRPr="00BC4D3C">
        <w:rPr>
          <w:b/>
          <w:bCs/>
        </w:rPr>
        <w:t>Statistical treatment of the 79-metabolite signature</w:t>
      </w:r>
    </w:p>
    <w:p w14:paraId="5BFDE9EE" w14:textId="77777777" w:rsidR="001D10E2" w:rsidRPr="00127B23" w:rsidRDefault="001D10E2" w:rsidP="001D10E2">
      <w:pPr>
        <w:spacing w:after="0"/>
        <w:jc w:val="both"/>
        <w:rPr>
          <w:color w:val="000000" w:themeColor="text1"/>
        </w:rPr>
      </w:pPr>
      <w:r>
        <w:t>The choice not to apply multiple-testing correction (e.g., Benjamini–Hochberg) should be more thoroughly justified in the text. While the rationale of preserving sensitivity is reasonable, readers would benefit from supplementary data listing which features remain significant after correction. This will enhance transparency and allo</w:t>
      </w:r>
      <w:r w:rsidRPr="00127B23">
        <w:rPr>
          <w:color w:val="000000" w:themeColor="text1"/>
        </w:rPr>
        <w:t>w others to reproduce the analysis.</w:t>
      </w:r>
    </w:p>
    <w:p w14:paraId="4D059CA2" w14:textId="1C893840" w:rsidR="0018605C" w:rsidRPr="00127B23" w:rsidRDefault="0018605C" w:rsidP="001D10E2">
      <w:pPr>
        <w:spacing w:after="0"/>
        <w:jc w:val="both"/>
        <w:rPr>
          <w:color w:val="000000" w:themeColor="text1"/>
        </w:rPr>
      </w:pPr>
      <w:r w:rsidRPr="00127B23">
        <w:rPr>
          <w:b/>
          <w:bCs/>
          <w:color w:val="000000" w:themeColor="text1"/>
        </w:rPr>
        <w:t>Response:</w:t>
      </w:r>
      <w:r w:rsidRPr="00127B23">
        <w:rPr>
          <w:color w:val="000000" w:themeColor="text1"/>
        </w:rPr>
        <w:t xml:space="preserve"> </w:t>
      </w:r>
      <w:r w:rsidR="001F70D2">
        <w:rPr>
          <w:color w:val="000000" w:themeColor="text1"/>
        </w:rPr>
        <w:t xml:space="preserve">This compromise is a key point of the </w:t>
      </w:r>
      <w:proofErr w:type="gramStart"/>
      <w:r w:rsidR="001F70D2">
        <w:rPr>
          <w:color w:val="000000" w:themeColor="text1"/>
        </w:rPr>
        <w:t>manuscript</w:t>
      </w:r>
      <w:proofErr w:type="gramEnd"/>
      <w:r w:rsidR="001F70D2">
        <w:rPr>
          <w:color w:val="000000" w:themeColor="text1"/>
        </w:rPr>
        <w:t xml:space="preserve"> and we thank the editors for raising </w:t>
      </w:r>
      <w:r w:rsidR="00423FC2">
        <w:rPr>
          <w:color w:val="000000" w:themeColor="text1"/>
        </w:rPr>
        <w:t>the need for further justification. We have provided this in</w:t>
      </w:r>
      <w:r w:rsidR="003E52A1">
        <w:rPr>
          <w:color w:val="000000" w:themeColor="text1"/>
        </w:rPr>
        <w:t xml:space="preserve"> the concluding remarks (</w:t>
      </w:r>
      <w:r w:rsidR="003E52A1" w:rsidRPr="003E52A1">
        <w:rPr>
          <w:b/>
          <w:bCs/>
          <w:color w:val="000000" w:themeColor="text1"/>
        </w:rPr>
        <w:t>line</w:t>
      </w:r>
      <w:r w:rsidR="00464456">
        <w:rPr>
          <w:b/>
          <w:bCs/>
          <w:color w:val="000000" w:themeColor="text1"/>
        </w:rPr>
        <w:t>s</w:t>
      </w:r>
      <w:r w:rsidR="003E52A1" w:rsidRPr="003E52A1">
        <w:rPr>
          <w:b/>
          <w:bCs/>
          <w:color w:val="000000" w:themeColor="text1"/>
        </w:rPr>
        <w:t xml:space="preserve"> 3</w:t>
      </w:r>
      <w:r w:rsidR="00464F31">
        <w:rPr>
          <w:b/>
          <w:bCs/>
          <w:color w:val="000000" w:themeColor="text1"/>
        </w:rPr>
        <w:t>85</w:t>
      </w:r>
      <w:r w:rsidR="00464456">
        <w:rPr>
          <w:b/>
          <w:bCs/>
          <w:color w:val="000000" w:themeColor="text1"/>
        </w:rPr>
        <w:t>-</w:t>
      </w:r>
      <w:r w:rsidR="00464F31">
        <w:rPr>
          <w:b/>
          <w:bCs/>
          <w:color w:val="000000" w:themeColor="text1"/>
        </w:rPr>
        <w:t>389</w:t>
      </w:r>
      <w:r w:rsidR="003E52A1">
        <w:rPr>
          <w:color w:val="000000" w:themeColor="text1"/>
        </w:rPr>
        <w:t>).</w:t>
      </w:r>
      <w:r w:rsidR="0095180C">
        <w:rPr>
          <w:color w:val="000000" w:themeColor="text1"/>
        </w:rPr>
        <w:t xml:space="preserve"> </w:t>
      </w:r>
      <w:r w:rsidR="00464456">
        <w:rPr>
          <w:color w:val="000000" w:themeColor="text1"/>
        </w:rPr>
        <w:t>In addition, a</w:t>
      </w:r>
      <w:r w:rsidR="00275442" w:rsidRPr="00127B23">
        <w:rPr>
          <w:color w:val="000000" w:themeColor="text1"/>
        </w:rPr>
        <w:t xml:space="preserve"> </w:t>
      </w:r>
      <w:r w:rsidR="00127B23" w:rsidRPr="00127B23">
        <w:rPr>
          <w:color w:val="000000" w:themeColor="text1"/>
        </w:rPr>
        <w:t xml:space="preserve">new </w:t>
      </w:r>
      <w:r w:rsidR="00127B23" w:rsidRPr="00127B23">
        <w:rPr>
          <w:b/>
          <w:bCs/>
          <w:color w:val="000000" w:themeColor="text1"/>
        </w:rPr>
        <w:t>supplementary table (1)</w:t>
      </w:r>
      <w:r w:rsidR="00127B23" w:rsidRPr="00127B23">
        <w:rPr>
          <w:color w:val="000000" w:themeColor="text1"/>
        </w:rPr>
        <w:t xml:space="preserve"> has been provided, </w:t>
      </w:r>
      <w:r w:rsidR="00120C9D">
        <w:rPr>
          <w:color w:val="000000" w:themeColor="text1"/>
        </w:rPr>
        <w:t xml:space="preserve">containing </w:t>
      </w:r>
      <w:r w:rsidR="00275442" w:rsidRPr="00127B23">
        <w:rPr>
          <w:color w:val="000000" w:themeColor="text1"/>
        </w:rPr>
        <w:t>corrected and uncorrected p values</w:t>
      </w:r>
      <w:r w:rsidR="00385FAF">
        <w:rPr>
          <w:color w:val="000000" w:themeColor="text1"/>
        </w:rPr>
        <w:t xml:space="preserve">, with reference </w:t>
      </w:r>
      <w:r w:rsidR="00127B23" w:rsidRPr="00127B23">
        <w:rPr>
          <w:color w:val="000000" w:themeColor="text1"/>
        </w:rPr>
        <w:t xml:space="preserve">in </w:t>
      </w:r>
      <w:r w:rsidR="00127B23" w:rsidRPr="00127B23">
        <w:rPr>
          <w:b/>
          <w:bCs/>
          <w:color w:val="000000" w:themeColor="text1"/>
        </w:rPr>
        <w:t>line 237</w:t>
      </w:r>
      <w:r w:rsidR="00127B23" w:rsidRPr="00127B23">
        <w:rPr>
          <w:color w:val="000000" w:themeColor="text1"/>
        </w:rPr>
        <w:t>.</w:t>
      </w:r>
    </w:p>
    <w:p w14:paraId="37042D92" w14:textId="77777777" w:rsidR="001D10E2" w:rsidRDefault="001D10E2" w:rsidP="001D10E2">
      <w:pPr>
        <w:spacing w:after="0"/>
        <w:jc w:val="both"/>
      </w:pPr>
    </w:p>
    <w:p w14:paraId="36551946" w14:textId="77777777" w:rsidR="001D10E2" w:rsidRPr="00BC4D3C" w:rsidRDefault="001D10E2" w:rsidP="001D10E2">
      <w:pPr>
        <w:spacing w:after="0"/>
        <w:jc w:val="both"/>
        <w:rPr>
          <w:b/>
          <w:bCs/>
        </w:rPr>
      </w:pPr>
      <w:r>
        <w:rPr>
          <w:b/>
          <w:bCs/>
        </w:rPr>
        <w:t xml:space="preserve">2. </w:t>
      </w:r>
      <w:r w:rsidRPr="00BC4D3C">
        <w:rPr>
          <w:b/>
          <w:bCs/>
        </w:rPr>
        <w:t>Annotation confidence and biological context</w:t>
      </w:r>
    </w:p>
    <w:p w14:paraId="79B76718" w14:textId="77777777" w:rsidR="001D10E2" w:rsidRPr="00EC776C" w:rsidRDefault="001D10E2" w:rsidP="001D10E2">
      <w:pPr>
        <w:spacing w:after="0"/>
        <w:jc w:val="both"/>
        <w:rPr>
          <w:color w:val="000000" w:themeColor="text1"/>
        </w:rPr>
      </w:pPr>
      <w:r>
        <w:t>Only a portion of the 79 features are confidently identified (Level A/B). Please provide a summary table or figure indicating annotation levels and, if possible, brief pathway categories (e.g., energy, amino acid, nucleotide metabolism). Even limited pathway context would enrich the biological interpretation without d</w:t>
      </w:r>
      <w:r w:rsidRPr="00EC776C">
        <w:rPr>
          <w:color w:val="000000" w:themeColor="text1"/>
        </w:rPr>
        <w:t>etracting from the triage focus.</w:t>
      </w:r>
    </w:p>
    <w:p w14:paraId="0A253D47" w14:textId="02778F06" w:rsidR="0018605C" w:rsidRPr="00EC776C" w:rsidRDefault="0018605C" w:rsidP="001D10E2">
      <w:pPr>
        <w:spacing w:after="0"/>
        <w:jc w:val="both"/>
        <w:rPr>
          <w:color w:val="000000" w:themeColor="text1"/>
        </w:rPr>
      </w:pPr>
      <w:r w:rsidRPr="00EC776C">
        <w:rPr>
          <w:b/>
          <w:bCs/>
          <w:color w:val="000000" w:themeColor="text1"/>
        </w:rPr>
        <w:t>Response:</w:t>
      </w:r>
      <w:r w:rsidRPr="00EC776C">
        <w:rPr>
          <w:color w:val="000000" w:themeColor="text1"/>
        </w:rPr>
        <w:t xml:space="preserve"> </w:t>
      </w:r>
      <w:r w:rsidR="00275C5A">
        <w:rPr>
          <w:color w:val="000000" w:themeColor="text1"/>
        </w:rPr>
        <w:t>A</w:t>
      </w:r>
      <w:r w:rsidR="00670762" w:rsidRPr="00EC776C">
        <w:rPr>
          <w:color w:val="000000" w:themeColor="text1"/>
        </w:rPr>
        <w:t xml:space="preserve"> new</w:t>
      </w:r>
      <w:r w:rsidR="00E916CC">
        <w:rPr>
          <w:color w:val="000000" w:themeColor="text1"/>
        </w:rPr>
        <w:t xml:space="preserve"> </w:t>
      </w:r>
      <w:r w:rsidR="00302C69">
        <w:rPr>
          <w:color w:val="000000" w:themeColor="text1"/>
        </w:rPr>
        <w:t>“</w:t>
      </w:r>
      <w:r w:rsidR="00E916CC">
        <w:rPr>
          <w:color w:val="000000" w:themeColor="text1"/>
        </w:rPr>
        <w:t>level D</w:t>
      </w:r>
      <w:r w:rsidR="00302C69">
        <w:rPr>
          <w:color w:val="000000" w:themeColor="text1"/>
        </w:rPr>
        <w:t>”</w:t>
      </w:r>
      <w:r w:rsidR="00E916CC">
        <w:rPr>
          <w:color w:val="000000" w:themeColor="text1"/>
        </w:rPr>
        <w:t xml:space="preserve"> annotation (putative molecular formula without database hit) has been added to </w:t>
      </w:r>
      <w:r w:rsidR="00E916CC" w:rsidRPr="00E916CC">
        <w:rPr>
          <w:b/>
          <w:bCs/>
          <w:color w:val="000000" w:themeColor="text1"/>
        </w:rPr>
        <w:t>table 2</w:t>
      </w:r>
      <w:r w:rsidR="00E916CC">
        <w:rPr>
          <w:color w:val="000000" w:themeColor="text1"/>
        </w:rPr>
        <w:t>.</w:t>
      </w:r>
      <w:r w:rsidR="00275C5A">
        <w:rPr>
          <w:color w:val="000000" w:themeColor="text1"/>
        </w:rPr>
        <w:t xml:space="preserve"> </w:t>
      </w:r>
      <w:r w:rsidR="007D3118">
        <w:rPr>
          <w:color w:val="000000" w:themeColor="text1"/>
        </w:rPr>
        <w:t>Summary r</w:t>
      </w:r>
      <w:r w:rsidR="00275C5A">
        <w:rPr>
          <w:color w:val="000000" w:themeColor="text1"/>
        </w:rPr>
        <w:t xml:space="preserve">esults of pathways analysis have been </w:t>
      </w:r>
      <w:r w:rsidR="007D3118">
        <w:rPr>
          <w:color w:val="000000" w:themeColor="text1"/>
        </w:rPr>
        <w:t>provided</w:t>
      </w:r>
      <w:r w:rsidR="00275C5A">
        <w:rPr>
          <w:color w:val="000000" w:themeColor="text1"/>
        </w:rPr>
        <w:t xml:space="preserve"> in </w:t>
      </w:r>
      <w:r w:rsidR="007A02A7">
        <w:rPr>
          <w:color w:val="000000" w:themeColor="text1"/>
        </w:rPr>
        <w:t xml:space="preserve">a new </w:t>
      </w:r>
      <w:r w:rsidR="007A02A7" w:rsidRPr="007A02A7">
        <w:rPr>
          <w:b/>
          <w:bCs/>
          <w:color w:val="000000" w:themeColor="text1"/>
        </w:rPr>
        <w:t>table (3)</w:t>
      </w:r>
      <w:r w:rsidR="007D3118">
        <w:rPr>
          <w:b/>
          <w:bCs/>
          <w:color w:val="000000" w:themeColor="text1"/>
        </w:rPr>
        <w:t xml:space="preserve"> </w:t>
      </w:r>
      <w:r w:rsidR="007D3118">
        <w:rPr>
          <w:color w:val="000000" w:themeColor="text1"/>
        </w:rPr>
        <w:t xml:space="preserve">and in </w:t>
      </w:r>
      <w:r w:rsidR="007D3118" w:rsidRPr="007D3118">
        <w:rPr>
          <w:color w:val="000000" w:themeColor="text1"/>
        </w:rPr>
        <w:t xml:space="preserve">greater detail in </w:t>
      </w:r>
      <w:r w:rsidR="007D3118" w:rsidRPr="009076CC">
        <w:rPr>
          <w:b/>
          <w:bCs/>
          <w:color w:val="000000" w:themeColor="text1"/>
        </w:rPr>
        <w:t>supplementary table 1</w:t>
      </w:r>
      <w:r w:rsidR="00EC776C" w:rsidRPr="00EC776C">
        <w:rPr>
          <w:color w:val="000000" w:themeColor="text1"/>
        </w:rPr>
        <w:t>. Th</w:t>
      </w:r>
      <w:r w:rsidR="007A02A7">
        <w:rPr>
          <w:color w:val="000000" w:themeColor="text1"/>
        </w:rPr>
        <w:t>e</w:t>
      </w:r>
      <w:r w:rsidR="00EC776C" w:rsidRPr="00EC776C">
        <w:rPr>
          <w:color w:val="000000" w:themeColor="text1"/>
        </w:rPr>
        <w:t>s</w:t>
      </w:r>
      <w:r w:rsidR="007A02A7">
        <w:rPr>
          <w:color w:val="000000" w:themeColor="text1"/>
        </w:rPr>
        <w:t>e</w:t>
      </w:r>
      <w:r w:rsidR="00EC776C" w:rsidRPr="00EC776C">
        <w:rPr>
          <w:color w:val="000000" w:themeColor="text1"/>
        </w:rPr>
        <w:t xml:space="preserve"> </w:t>
      </w:r>
      <w:r w:rsidR="007A02A7">
        <w:rPr>
          <w:color w:val="000000" w:themeColor="text1"/>
        </w:rPr>
        <w:t>are</w:t>
      </w:r>
      <w:r w:rsidR="00EC776C" w:rsidRPr="00EC776C">
        <w:rPr>
          <w:color w:val="000000" w:themeColor="text1"/>
        </w:rPr>
        <w:t xml:space="preserve"> referenced in </w:t>
      </w:r>
      <w:r w:rsidR="00EC776C" w:rsidRPr="009076CC">
        <w:rPr>
          <w:b/>
          <w:bCs/>
          <w:color w:val="000000" w:themeColor="text1"/>
        </w:rPr>
        <w:t>line</w:t>
      </w:r>
      <w:r w:rsidR="009076CC" w:rsidRPr="009076CC">
        <w:rPr>
          <w:b/>
          <w:bCs/>
          <w:color w:val="000000" w:themeColor="text1"/>
        </w:rPr>
        <w:t xml:space="preserve"> 24</w:t>
      </w:r>
      <w:r w:rsidR="00AE37C9">
        <w:rPr>
          <w:b/>
          <w:bCs/>
          <w:color w:val="000000" w:themeColor="text1"/>
        </w:rPr>
        <w:t>6</w:t>
      </w:r>
      <w:r w:rsidR="00EC776C" w:rsidRPr="00EC776C">
        <w:rPr>
          <w:color w:val="000000" w:themeColor="text1"/>
        </w:rPr>
        <w:t>.</w:t>
      </w:r>
    </w:p>
    <w:p w14:paraId="0BFB0DAA" w14:textId="77777777" w:rsidR="001D10E2" w:rsidRDefault="001D10E2" w:rsidP="001D10E2">
      <w:pPr>
        <w:spacing w:after="0"/>
        <w:jc w:val="both"/>
      </w:pPr>
    </w:p>
    <w:p w14:paraId="3947F5AB" w14:textId="77777777" w:rsidR="001D10E2" w:rsidRPr="00BC4D3C" w:rsidRDefault="001D10E2" w:rsidP="001D10E2">
      <w:pPr>
        <w:spacing w:after="0"/>
        <w:jc w:val="both"/>
        <w:rPr>
          <w:b/>
          <w:bCs/>
        </w:rPr>
      </w:pPr>
      <w:r w:rsidRPr="00BC4D3C">
        <w:rPr>
          <w:b/>
          <w:bCs/>
        </w:rPr>
        <w:t>3. Reproducibility and feature consistency</w:t>
      </w:r>
    </w:p>
    <w:p w14:paraId="18A882D5" w14:textId="77777777" w:rsidR="001D10E2" w:rsidRDefault="001D10E2" w:rsidP="001D10E2">
      <w:pPr>
        <w:spacing w:after="0"/>
        <w:jc w:val="both"/>
      </w:pPr>
      <w:r>
        <w:t>In the validation experiment, only 46 of the 79 features were detected. It would strengthen the manuscript to include quantitative reproducibility measures (e.g., coefficient of variation for QC samples, overlap percentage, or a PCA of QC replicates) to confirm that missing features are due to technical rather than biological variability.</w:t>
      </w:r>
    </w:p>
    <w:p w14:paraId="39A2B083" w14:textId="231C5103" w:rsidR="0018605C" w:rsidRDefault="0018605C" w:rsidP="001D10E2">
      <w:pPr>
        <w:spacing w:after="0"/>
        <w:jc w:val="both"/>
      </w:pPr>
      <w:r w:rsidRPr="0018605C">
        <w:rPr>
          <w:b/>
          <w:bCs/>
        </w:rPr>
        <w:t>Response:</w:t>
      </w:r>
      <w:r>
        <w:t xml:space="preserve"> </w:t>
      </w:r>
      <w:r w:rsidR="00091DA3">
        <w:t xml:space="preserve">The new </w:t>
      </w:r>
      <w:r w:rsidR="00091DA3" w:rsidRPr="00D90AC3">
        <w:rPr>
          <w:b/>
          <w:bCs/>
        </w:rPr>
        <w:t>supplementary table 1</w:t>
      </w:r>
      <w:r w:rsidR="00091DA3">
        <w:t xml:space="preserve"> contains </w:t>
      </w:r>
      <w:r w:rsidR="00204B8C">
        <w:t xml:space="preserve">columns for maximum peak area, </w:t>
      </w:r>
      <w:r w:rsidR="005B1419">
        <w:t xml:space="preserve">QC </w:t>
      </w:r>
      <w:r w:rsidR="00204B8C">
        <w:t>relative standard deviation</w:t>
      </w:r>
      <w:r w:rsidR="00372122">
        <w:t>,</w:t>
      </w:r>
      <w:r w:rsidR="00204B8C">
        <w:t xml:space="preserve"> corrected </w:t>
      </w:r>
      <w:r w:rsidR="005B1419">
        <w:t xml:space="preserve">QC </w:t>
      </w:r>
      <w:r w:rsidR="00204B8C">
        <w:t>relative standard deviation</w:t>
      </w:r>
      <w:r w:rsidR="00372122">
        <w:t xml:space="preserve"> and a y/n column for whether the metabolite was observed in the validation experiment</w:t>
      </w:r>
      <w:r w:rsidR="005B1419">
        <w:t>. Trends towards lower maximum peak area and higher relative standard deviations a</w:t>
      </w:r>
      <w:r w:rsidR="0059027B">
        <w:t>re</w:t>
      </w:r>
      <w:r w:rsidR="005B1419" w:rsidRPr="0059027B">
        <w:rPr>
          <w:color w:val="000000" w:themeColor="text1"/>
        </w:rPr>
        <w:t xml:space="preserve"> observed for </w:t>
      </w:r>
      <w:r w:rsidR="0059027B" w:rsidRPr="0059027B">
        <w:rPr>
          <w:color w:val="000000" w:themeColor="text1"/>
        </w:rPr>
        <w:t xml:space="preserve">those </w:t>
      </w:r>
      <w:r w:rsidR="005B1419" w:rsidRPr="0059027B">
        <w:rPr>
          <w:color w:val="000000" w:themeColor="text1"/>
        </w:rPr>
        <w:t>metabolite</w:t>
      </w:r>
      <w:r w:rsidR="0059027B" w:rsidRPr="0059027B">
        <w:rPr>
          <w:color w:val="000000" w:themeColor="text1"/>
        </w:rPr>
        <w:t>s</w:t>
      </w:r>
      <w:r w:rsidR="005B1419" w:rsidRPr="0059027B">
        <w:rPr>
          <w:color w:val="000000" w:themeColor="text1"/>
        </w:rPr>
        <w:t xml:space="preserve"> which were not observed during the validation study</w:t>
      </w:r>
      <w:r w:rsidR="001F644C">
        <w:rPr>
          <w:color w:val="000000" w:themeColor="text1"/>
        </w:rPr>
        <w:t>, and comment on this has been added to the text (</w:t>
      </w:r>
      <w:r w:rsidR="001F644C" w:rsidRPr="001F644C">
        <w:rPr>
          <w:b/>
          <w:bCs/>
          <w:color w:val="000000" w:themeColor="text1"/>
        </w:rPr>
        <w:t>line</w:t>
      </w:r>
      <w:r w:rsidR="00232733">
        <w:rPr>
          <w:b/>
          <w:bCs/>
          <w:color w:val="000000" w:themeColor="text1"/>
        </w:rPr>
        <w:t>s</w:t>
      </w:r>
      <w:r w:rsidR="001F644C" w:rsidRPr="001F644C">
        <w:rPr>
          <w:b/>
          <w:bCs/>
          <w:color w:val="000000" w:themeColor="text1"/>
        </w:rPr>
        <w:t xml:space="preserve"> 27</w:t>
      </w:r>
      <w:r w:rsidR="0061335C">
        <w:rPr>
          <w:b/>
          <w:bCs/>
          <w:color w:val="000000" w:themeColor="text1"/>
        </w:rPr>
        <w:t>5</w:t>
      </w:r>
      <w:r w:rsidR="00232733">
        <w:rPr>
          <w:b/>
          <w:bCs/>
          <w:color w:val="000000" w:themeColor="text1"/>
        </w:rPr>
        <w:t>-277</w:t>
      </w:r>
      <w:r w:rsidR="001F644C">
        <w:rPr>
          <w:color w:val="000000" w:themeColor="text1"/>
        </w:rPr>
        <w:t>)</w:t>
      </w:r>
      <w:r w:rsidR="0059027B" w:rsidRPr="0059027B">
        <w:rPr>
          <w:color w:val="000000" w:themeColor="text1"/>
        </w:rPr>
        <w:t>.</w:t>
      </w:r>
    </w:p>
    <w:p w14:paraId="13AFD376" w14:textId="77777777" w:rsidR="001D10E2" w:rsidRDefault="001D10E2" w:rsidP="001D10E2">
      <w:pPr>
        <w:spacing w:after="0"/>
        <w:jc w:val="both"/>
      </w:pPr>
    </w:p>
    <w:p w14:paraId="5B50248A" w14:textId="77777777" w:rsidR="001D10E2" w:rsidRPr="00BC4D3C" w:rsidRDefault="001D10E2" w:rsidP="001D10E2">
      <w:pPr>
        <w:spacing w:after="0"/>
        <w:jc w:val="both"/>
        <w:rPr>
          <w:b/>
          <w:bCs/>
        </w:rPr>
      </w:pPr>
      <w:r w:rsidRPr="00BC4D3C">
        <w:rPr>
          <w:b/>
          <w:bCs/>
        </w:rPr>
        <w:t>4. Specificity of the metabolomic signature</w:t>
      </w:r>
    </w:p>
    <w:p w14:paraId="2C96B7B2" w14:textId="77777777" w:rsidR="001D10E2" w:rsidRDefault="001D10E2" w:rsidP="001D10E2">
      <w:pPr>
        <w:spacing w:after="0"/>
        <w:jc w:val="both"/>
      </w:pPr>
      <w:r>
        <w:t>The differentiation between cytochrome b inhibitors and other oxidative-phosphorylation disruptors (e.g., oligomycin A, DNP) is compelling. The authors could elaborate briefly on the biochemical distinctions driving this clustering (for example, differing impacts on ATP/ADP ratios or redox cofactors). This would reinforce the biological specificity of the approach.</w:t>
      </w:r>
    </w:p>
    <w:p w14:paraId="7058967C" w14:textId="0B1287B3" w:rsidR="00E056E1" w:rsidRPr="00AB2C7A" w:rsidRDefault="00E056E1" w:rsidP="001D10E2">
      <w:pPr>
        <w:spacing w:after="0"/>
        <w:jc w:val="both"/>
        <w:rPr>
          <w:color w:val="EE0000"/>
        </w:rPr>
      </w:pPr>
      <w:r w:rsidRPr="0018605C">
        <w:rPr>
          <w:b/>
          <w:bCs/>
        </w:rPr>
        <w:t>Response:</w:t>
      </w:r>
      <w:r>
        <w:t xml:space="preserve"> </w:t>
      </w:r>
      <w:r w:rsidR="008D424E" w:rsidRPr="00AB2C7A">
        <w:rPr>
          <w:color w:val="EE0000"/>
        </w:rPr>
        <w:t xml:space="preserve">Previously, </w:t>
      </w:r>
      <w:r w:rsidR="001D56E0" w:rsidRPr="00AB2C7A">
        <w:rPr>
          <w:color w:val="EE0000"/>
        </w:rPr>
        <w:t xml:space="preserve">in v6 of the manuscript </w:t>
      </w:r>
      <w:r w:rsidR="008D424E" w:rsidRPr="00AB2C7A">
        <w:rPr>
          <w:color w:val="EE0000"/>
        </w:rPr>
        <w:t xml:space="preserve">before MT </w:t>
      </w:r>
      <w:r w:rsidR="001D56E0" w:rsidRPr="00AB2C7A">
        <w:rPr>
          <w:color w:val="EE0000"/>
        </w:rPr>
        <w:t xml:space="preserve">reanalysed the data, we had observed “This was driven in large part by higher levels of adenosine monophosphate (AMP) and adenosine 5’-diphosphate (ADP) in cells treated with oligomycin A, and lower levels of both metabolites in cells treated with 2,4-dinitrophenol”. Michele is this still the case after your reanalysis? If so, I have the text from Lindsay </w:t>
      </w:r>
      <w:r w:rsidR="00AB2C7A" w:rsidRPr="00AB2C7A">
        <w:rPr>
          <w:color w:val="EE0000"/>
        </w:rPr>
        <w:t xml:space="preserve">to add back in which interprets this </w:t>
      </w:r>
      <w:commentRangeStart w:id="7"/>
      <w:r w:rsidR="00AB2C7A" w:rsidRPr="00AB2C7A">
        <w:rPr>
          <w:color w:val="EE0000"/>
        </w:rPr>
        <w:t>biologically</w:t>
      </w:r>
      <w:commentRangeEnd w:id="7"/>
      <w:r w:rsidR="003D2565">
        <w:rPr>
          <w:rStyle w:val="CommentReference"/>
          <w:kern w:val="2"/>
          <w14:ligatures w14:val="standardContextual"/>
        </w:rPr>
        <w:commentReference w:id="7"/>
      </w:r>
      <w:r w:rsidR="00AB2C7A" w:rsidRPr="00AB2C7A">
        <w:rPr>
          <w:color w:val="EE0000"/>
        </w:rPr>
        <w:t>.</w:t>
      </w:r>
      <w:ins w:id="8" w:author="Michele Tinti (Staff)" w:date="2025-12-09T10:07:00Z" w16du:dateUtc="2025-12-09T10:07:00Z">
        <w:r w:rsidR="003D2565">
          <w:rPr>
            <w:color w:val="EE0000"/>
          </w:rPr>
          <w:t xml:space="preserve"> </w:t>
        </w:r>
      </w:ins>
    </w:p>
    <w:p w14:paraId="2D120148" w14:textId="77777777" w:rsidR="001D10E2" w:rsidRDefault="001D10E2" w:rsidP="001D10E2">
      <w:pPr>
        <w:spacing w:after="0"/>
        <w:jc w:val="both"/>
      </w:pPr>
    </w:p>
    <w:p w14:paraId="26C7E3ED" w14:textId="77777777" w:rsidR="001D10E2" w:rsidRPr="00464899" w:rsidRDefault="001D10E2" w:rsidP="001D10E2">
      <w:pPr>
        <w:spacing w:after="0"/>
        <w:jc w:val="both"/>
        <w:rPr>
          <w:b/>
          <w:bCs/>
        </w:rPr>
      </w:pPr>
      <w:r w:rsidRPr="00464899">
        <w:rPr>
          <w:b/>
          <w:bCs/>
        </w:rPr>
        <w:t>5. Reclassification of GSK2920487A</w:t>
      </w:r>
    </w:p>
    <w:p w14:paraId="5D7FBA7C" w14:textId="77777777" w:rsidR="001D10E2" w:rsidRPr="00B00BAE" w:rsidRDefault="001D10E2" w:rsidP="001D10E2">
      <w:pPr>
        <w:spacing w:after="0"/>
        <w:jc w:val="both"/>
        <w:rPr>
          <w:color w:val="000000" w:themeColor="text1"/>
        </w:rPr>
      </w:pPr>
      <w:r>
        <w:t>The identification of GSK2920487A as a cytochrome b inhibitor is an important validation outcome. Please highlight this more clearly in the Results and discuss whether this workflow could be generally applied to identify compounds with previously unrecognized or mul</w:t>
      </w:r>
      <w:r w:rsidRPr="00B00BAE">
        <w:rPr>
          <w:color w:val="000000" w:themeColor="text1"/>
        </w:rPr>
        <w:t>tiple mechanisms of action.</w:t>
      </w:r>
    </w:p>
    <w:p w14:paraId="61C8FEE5" w14:textId="45102C2D" w:rsidR="00C75726" w:rsidRPr="00B00BAE" w:rsidRDefault="00C75726" w:rsidP="001D10E2">
      <w:pPr>
        <w:spacing w:after="0"/>
        <w:jc w:val="both"/>
        <w:rPr>
          <w:color w:val="000000" w:themeColor="text1"/>
        </w:rPr>
      </w:pPr>
      <w:r w:rsidRPr="00B00BAE">
        <w:rPr>
          <w:b/>
          <w:bCs/>
          <w:color w:val="000000" w:themeColor="text1"/>
        </w:rPr>
        <w:t>Response</w:t>
      </w:r>
      <w:r w:rsidR="00B541D8" w:rsidRPr="00B00BAE">
        <w:rPr>
          <w:color w:val="000000" w:themeColor="text1"/>
        </w:rPr>
        <w:t xml:space="preserve"> We agree that this is a validation outcome that has been undersold. We have </w:t>
      </w:r>
      <w:r w:rsidR="004A5CAA" w:rsidRPr="00B00BAE">
        <w:rPr>
          <w:color w:val="000000" w:themeColor="text1"/>
        </w:rPr>
        <w:t xml:space="preserve">expanded on this significance and </w:t>
      </w:r>
      <w:r w:rsidR="00B541D8" w:rsidRPr="00B00BAE">
        <w:rPr>
          <w:color w:val="000000" w:themeColor="text1"/>
        </w:rPr>
        <w:t>discuss</w:t>
      </w:r>
      <w:r w:rsidR="004A5CAA" w:rsidRPr="00B00BAE">
        <w:rPr>
          <w:color w:val="000000" w:themeColor="text1"/>
        </w:rPr>
        <w:t>ed</w:t>
      </w:r>
      <w:r w:rsidR="00B541D8" w:rsidRPr="00B00BAE">
        <w:rPr>
          <w:color w:val="000000" w:themeColor="text1"/>
        </w:rPr>
        <w:t xml:space="preserve"> how this workflow c</w:t>
      </w:r>
      <w:r w:rsidR="006A7701" w:rsidRPr="00B00BAE">
        <w:rPr>
          <w:color w:val="000000" w:themeColor="text1"/>
        </w:rPr>
        <w:t>ould in future b</w:t>
      </w:r>
      <w:r w:rsidR="00B541D8" w:rsidRPr="00B00BAE">
        <w:rPr>
          <w:color w:val="000000" w:themeColor="text1"/>
        </w:rPr>
        <w:t xml:space="preserve">e used more broadly for </w:t>
      </w:r>
      <w:r w:rsidR="000B6D60">
        <w:rPr>
          <w:color w:val="000000" w:themeColor="text1"/>
        </w:rPr>
        <w:t>target identification</w:t>
      </w:r>
      <w:r w:rsidR="00B541D8" w:rsidRPr="00B00BAE">
        <w:rPr>
          <w:color w:val="000000" w:themeColor="text1"/>
        </w:rPr>
        <w:t>, which enhances the impact of this work</w:t>
      </w:r>
      <w:r w:rsidR="00B00BAE">
        <w:rPr>
          <w:color w:val="000000" w:themeColor="text1"/>
        </w:rPr>
        <w:t xml:space="preserve"> (</w:t>
      </w:r>
      <w:r w:rsidR="00B00BAE" w:rsidRPr="00B00BAE">
        <w:rPr>
          <w:b/>
          <w:bCs/>
          <w:color w:val="000000" w:themeColor="text1"/>
        </w:rPr>
        <w:t>line</w:t>
      </w:r>
      <w:r w:rsidR="00E45292">
        <w:rPr>
          <w:b/>
          <w:bCs/>
          <w:color w:val="000000" w:themeColor="text1"/>
        </w:rPr>
        <w:t>s</w:t>
      </w:r>
      <w:r w:rsidR="00B00BAE" w:rsidRPr="00B00BAE">
        <w:rPr>
          <w:b/>
          <w:bCs/>
          <w:color w:val="000000" w:themeColor="text1"/>
        </w:rPr>
        <w:t xml:space="preserve"> 336</w:t>
      </w:r>
      <w:r w:rsidR="00E45292">
        <w:rPr>
          <w:b/>
          <w:bCs/>
          <w:color w:val="000000" w:themeColor="text1"/>
        </w:rPr>
        <w:t>-344</w:t>
      </w:r>
      <w:r w:rsidR="00B00BAE">
        <w:rPr>
          <w:color w:val="000000" w:themeColor="text1"/>
        </w:rPr>
        <w:t>)</w:t>
      </w:r>
      <w:r w:rsidR="00B541D8" w:rsidRPr="00B00BAE">
        <w:rPr>
          <w:color w:val="000000" w:themeColor="text1"/>
        </w:rPr>
        <w:t>.</w:t>
      </w:r>
    </w:p>
    <w:p w14:paraId="08221A84" w14:textId="77777777" w:rsidR="001D10E2" w:rsidRDefault="001D10E2" w:rsidP="001D10E2">
      <w:pPr>
        <w:spacing w:after="0"/>
        <w:jc w:val="both"/>
      </w:pPr>
    </w:p>
    <w:p w14:paraId="1F5FE9E9" w14:textId="77777777" w:rsidR="001D10E2" w:rsidRPr="00464899" w:rsidRDefault="001D10E2" w:rsidP="001D10E2">
      <w:pPr>
        <w:spacing w:after="0"/>
        <w:jc w:val="both"/>
        <w:rPr>
          <w:b/>
          <w:bCs/>
        </w:rPr>
      </w:pPr>
      <w:r w:rsidRPr="00464899">
        <w:rPr>
          <w:b/>
          <w:bCs/>
        </w:rPr>
        <w:t>6. Applicability to clinically relevant parasite forms</w:t>
      </w:r>
    </w:p>
    <w:p w14:paraId="3D9D4CB6" w14:textId="77777777" w:rsidR="001D10E2" w:rsidRDefault="001D10E2" w:rsidP="001D10E2">
      <w:pPr>
        <w:spacing w:after="0"/>
        <w:jc w:val="both"/>
      </w:pPr>
      <w:r>
        <w:t xml:space="preserve">All experiments were performed in </w:t>
      </w:r>
      <w:proofErr w:type="spellStart"/>
      <w:r>
        <w:t>epimastigotes</w:t>
      </w:r>
      <w:proofErr w:type="spellEnd"/>
      <w:r>
        <w:t>. Please acknowledge this limitation and discuss the potential (or experimental requirements) for adapting the assay to intracellular amastigotes.</w:t>
      </w:r>
    </w:p>
    <w:p w14:paraId="6F60040D" w14:textId="6E5CD66A" w:rsidR="001D2D73" w:rsidRDefault="001D2D73" w:rsidP="001D10E2">
      <w:pPr>
        <w:spacing w:after="0"/>
        <w:jc w:val="both"/>
      </w:pPr>
      <w:r w:rsidRPr="001D2D73">
        <w:rPr>
          <w:b/>
          <w:bCs/>
        </w:rPr>
        <w:t>Response:</w:t>
      </w:r>
      <w:r>
        <w:t xml:space="preserve"> </w:t>
      </w:r>
      <w:r w:rsidR="001F4ABC">
        <w:t>As per th</w:t>
      </w:r>
      <w:r w:rsidR="001F4ABC" w:rsidRPr="001F4ABC">
        <w:rPr>
          <w:color w:val="000000" w:themeColor="text1"/>
        </w:rPr>
        <w:t xml:space="preserve">e response to </w:t>
      </w:r>
      <w:r w:rsidR="004D166B" w:rsidRPr="001F4ABC">
        <w:rPr>
          <w:color w:val="000000" w:themeColor="text1"/>
        </w:rPr>
        <w:t>comment 2 from reviewer 2</w:t>
      </w:r>
      <w:r w:rsidR="001F4ABC" w:rsidRPr="001F4ABC">
        <w:rPr>
          <w:color w:val="000000" w:themeColor="text1"/>
        </w:rPr>
        <w:t>, this important point has now been addressed (</w:t>
      </w:r>
      <w:r w:rsidR="001F4ABC" w:rsidRPr="001F4ABC">
        <w:rPr>
          <w:b/>
          <w:bCs/>
          <w:color w:val="000000" w:themeColor="text1"/>
        </w:rPr>
        <w:t>line</w:t>
      </w:r>
      <w:r w:rsidR="00972F0E">
        <w:rPr>
          <w:b/>
          <w:bCs/>
          <w:color w:val="000000" w:themeColor="text1"/>
        </w:rPr>
        <w:t>s</w:t>
      </w:r>
      <w:r w:rsidR="001F4ABC" w:rsidRPr="001F4ABC">
        <w:rPr>
          <w:b/>
          <w:bCs/>
          <w:color w:val="000000" w:themeColor="text1"/>
        </w:rPr>
        <w:t xml:space="preserve"> 346</w:t>
      </w:r>
      <w:r w:rsidR="00972F0E">
        <w:rPr>
          <w:b/>
          <w:bCs/>
          <w:color w:val="000000" w:themeColor="text1"/>
        </w:rPr>
        <w:t>-360</w:t>
      </w:r>
      <w:r w:rsidR="001F4ABC" w:rsidRPr="001F4ABC">
        <w:rPr>
          <w:color w:val="000000" w:themeColor="text1"/>
        </w:rPr>
        <w:t>)</w:t>
      </w:r>
      <w:r w:rsidR="004D166B" w:rsidRPr="001F4ABC">
        <w:rPr>
          <w:color w:val="000000" w:themeColor="text1"/>
        </w:rPr>
        <w:t>.</w:t>
      </w:r>
    </w:p>
    <w:p w14:paraId="5694BD61" w14:textId="77777777" w:rsidR="001D10E2" w:rsidRDefault="001D10E2" w:rsidP="001D10E2">
      <w:pPr>
        <w:spacing w:after="0"/>
        <w:jc w:val="both"/>
      </w:pPr>
    </w:p>
    <w:p w14:paraId="03FDA4DC" w14:textId="22EEDF6F" w:rsidR="00306CA5" w:rsidRDefault="007F0CD4" w:rsidP="004E1A3B">
      <w:pPr>
        <w:jc w:val="both"/>
      </w:pPr>
      <w:r>
        <w:t>We hope that this manuscript is now acceptable for publication.</w:t>
      </w:r>
    </w:p>
    <w:p w14:paraId="47E93871" w14:textId="50450C82" w:rsidR="00044CAA" w:rsidRPr="00424380" w:rsidRDefault="00044CAA" w:rsidP="004E1A3B">
      <w:pPr>
        <w:jc w:val="both"/>
      </w:pPr>
      <w:r>
        <w:t>Yours sincerely,</w:t>
      </w:r>
    </w:p>
    <w:p w14:paraId="496A2DCA" w14:textId="1A029539" w:rsidR="00C62F4E" w:rsidRDefault="00D9280E" w:rsidP="004E1A3B">
      <w:pPr>
        <w:jc w:val="both"/>
      </w:pPr>
      <w:r>
        <w:rPr>
          <w:noProof/>
          <w:lang w:eastAsia="en-GB"/>
        </w:rPr>
        <w:drawing>
          <wp:inline distT="0" distB="0" distL="0" distR="0" wp14:anchorId="69E3B7F7" wp14:editId="2D831D2A">
            <wp:extent cx="1828800" cy="762000"/>
            <wp:effectExtent l="0" t="0" r="0" b="0"/>
            <wp:docPr id="236735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0" cy="762000"/>
                    </a:xfrm>
                    <a:prstGeom prst="rect">
                      <a:avLst/>
                    </a:prstGeom>
                    <a:noFill/>
                    <a:ln>
                      <a:noFill/>
                    </a:ln>
                  </pic:spPr>
                </pic:pic>
              </a:graphicData>
            </a:graphic>
          </wp:inline>
        </w:drawing>
      </w:r>
    </w:p>
    <w:p w14:paraId="4E3F8D14" w14:textId="14F35A15" w:rsidR="00C62F4E" w:rsidRDefault="00B6598C" w:rsidP="0070702D">
      <w:pPr>
        <w:spacing w:after="0"/>
        <w:jc w:val="both"/>
      </w:pPr>
      <w:r>
        <w:t>Dr. A. Kenneth MacLeod</w:t>
      </w:r>
      <w:r w:rsidR="00C62F4E">
        <w:t xml:space="preserve"> (corresponding author)</w:t>
      </w:r>
    </w:p>
    <w:p w14:paraId="7F258E35" w14:textId="110EE449" w:rsidR="00C62F4E" w:rsidRDefault="00C62F4E" w:rsidP="004E1A3B">
      <w:pPr>
        <w:jc w:val="both"/>
      </w:pPr>
      <w:r>
        <w:lastRenderedPageBreak/>
        <w:t>k.</w:t>
      </w:r>
      <w:r w:rsidR="00B6598C">
        <w:t>a.z.macleod</w:t>
      </w:r>
      <w:r>
        <w:t>@dundee.ac.uk</w:t>
      </w:r>
    </w:p>
    <w:sectPr w:rsidR="00C62F4E" w:rsidSect="00FF0971">
      <w:headerReference w:type="even" r:id="rId14"/>
      <w:headerReference w:type="default" r:id="rId15"/>
      <w:footerReference w:type="even" r:id="rId16"/>
      <w:footerReference w:type="default" r:id="rId17"/>
      <w:headerReference w:type="first" r:id="rId18"/>
      <w:footerReference w:type="first" r:id="rId19"/>
      <w:pgSz w:w="11906" w:h="16838"/>
      <w:pgMar w:top="284" w:right="1440" w:bottom="1440" w:left="1440" w:header="708" w:footer="421"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ichele Tinti (Staff)" w:date="2025-12-08T13:28:00Z" w:initials="MT(">
    <w:p w14:paraId="6388A635" w14:textId="77777777" w:rsidR="003D2565" w:rsidRDefault="003D2565" w:rsidP="003D2565">
      <w:r>
        <w:rPr>
          <w:rStyle w:val="CommentReference"/>
        </w:rPr>
        <w:annotationRef/>
      </w:r>
      <w:r>
        <w:rPr>
          <w:kern w:val="2"/>
          <w:sz w:val="20"/>
          <w:szCs w:val="20"/>
          <w14:ligatures w14:val="standardContextual"/>
        </w:rPr>
        <w:t>It is, I see that I removed it</w:t>
      </w:r>
    </w:p>
  </w:comment>
  <w:comment w:id="7" w:author="Michele Tinti (Staff)" w:date="2025-12-09T10:09:00Z" w:initials="MT(">
    <w:p w14:paraId="02FCD805" w14:textId="77777777" w:rsidR="00647253" w:rsidRDefault="003D2565" w:rsidP="00647253">
      <w:r>
        <w:rPr>
          <w:rStyle w:val="CommentReference"/>
        </w:rPr>
        <w:annotationRef/>
      </w:r>
      <w:r w:rsidR="00647253">
        <w:rPr>
          <w:kern w:val="2"/>
          <w:sz w:val="20"/>
          <w:szCs w:val="20"/>
          <w14:ligatures w14:val="standardContextual"/>
        </w:rPr>
        <w:t>I think this would be better to be analysed with a some sort of test between   cytochrome b inhibitors and other oxidative  groups, with the same data that is used for Fig2. as the pca was intented to give a visualization of experiment reproducibility for a subslection of compounds rather then finding differences between  samples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88A635" w15:done="0"/>
  <w15:commentEx w15:paraId="02FCD8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1F36C2" w16cex:dateUtc="2025-12-08T13:28:00Z"/>
  <w16cex:commentExtensible w16cex:durableId="56CADC3B" w16cex:dateUtc="2025-12-09T10: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88A635" w16cid:durableId="111F36C2"/>
  <w16cid:commentId w16cid:paraId="02FCD805" w16cid:durableId="56CADC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FBAE3" w14:textId="77777777" w:rsidR="009E5CA8" w:rsidRDefault="009E5CA8" w:rsidP="00C53E02">
      <w:pPr>
        <w:spacing w:after="0" w:line="240" w:lineRule="auto"/>
      </w:pPr>
      <w:r>
        <w:separator/>
      </w:r>
    </w:p>
  </w:endnote>
  <w:endnote w:type="continuationSeparator" w:id="0">
    <w:p w14:paraId="7FFEA3FB" w14:textId="77777777" w:rsidR="009E5CA8" w:rsidRDefault="009E5CA8" w:rsidP="00C53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380C3" w14:textId="77777777" w:rsidR="001851A8" w:rsidRDefault="001851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BD716" w14:textId="77777777" w:rsidR="001851A8" w:rsidRDefault="00C53E02" w:rsidP="001851A8">
    <w:pPr>
      <w:pStyle w:val="Footer"/>
      <w:jc w:val="center"/>
      <w:rPr>
        <w:rFonts w:ascii="Arial" w:hAnsi="Arial"/>
        <w:color w:val="50685A"/>
        <w:sz w:val="18"/>
        <w:lang w:val="en-US"/>
      </w:rPr>
    </w:pPr>
    <w:r w:rsidRPr="0050603E">
      <w:rPr>
        <w:rFonts w:ascii="Arial" w:hAnsi="Arial"/>
        <w:color w:val="50685A"/>
        <w:sz w:val="18"/>
        <w:lang w:val="en-US"/>
      </w:rPr>
      <w:t xml:space="preserve">Founded in 2006, the Drug Discovery Unit has become a </w:t>
    </w:r>
    <w:proofErr w:type="spellStart"/>
    <w:r w:rsidRPr="0050603E">
      <w:rPr>
        <w:rFonts w:ascii="Arial" w:hAnsi="Arial"/>
        <w:color w:val="50685A"/>
        <w:sz w:val="18"/>
        <w:lang w:val="en-US"/>
      </w:rPr>
      <w:t>centre</w:t>
    </w:r>
    <w:proofErr w:type="spellEnd"/>
    <w:r w:rsidRPr="0050603E">
      <w:rPr>
        <w:rFonts w:ascii="Arial" w:hAnsi="Arial"/>
        <w:color w:val="50685A"/>
        <w:sz w:val="18"/>
        <w:lang w:val="en-US"/>
      </w:rPr>
      <w:t xml:space="preserve"> of excellence</w:t>
    </w:r>
  </w:p>
  <w:p w14:paraId="07C74960" w14:textId="77777777" w:rsidR="00C53E02" w:rsidRPr="0050603E" w:rsidRDefault="00C53E02" w:rsidP="001851A8">
    <w:pPr>
      <w:pStyle w:val="Footer"/>
      <w:jc w:val="center"/>
      <w:rPr>
        <w:rFonts w:ascii="Arial" w:hAnsi="Arial"/>
        <w:color w:val="50685A"/>
        <w:sz w:val="18"/>
      </w:rPr>
    </w:pPr>
    <w:r w:rsidRPr="0050603E">
      <w:rPr>
        <w:rFonts w:ascii="Arial" w:hAnsi="Arial"/>
        <w:color w:val="50685A"/>
        <w:sz w:val="18"/>
        <w:lang w:val="en-US"/>
      </w:rPr>
      <w:t>for turning the biological discoveries of today into the medicines of tomorrow</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7A9" w14:textId="77777777" w:rsidR="001851A8" w:rsidRDefault="001851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2317B" w14:textId="77777777" w:rsidR="009E5CA8" w:rsidRDefault="009E5CA8" w:rsidP="00C53E02">
      <w:pPr>
        <w:spacing w:after="0" w:line="240" w:lineRule="auto"/>
      </w:pPr>
      <w:r>
        <w:separator/>
      </w:r>
    </w:p>
  </w:footnote>
  <w:footnote w:type="continuationSeparator" w:id="0">
    <w:p w14:paraId="05BA5AD0" w14:textId="77777777" w:rsidR="009E5CA8" w:rsidRDefault="009E5CA8" w:rsidP="00C53E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8914" w14:textId="77777777" w:rsidR="001851A8" w:rsidRDefault="001851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8DDDE" w14:textId="77777777" w:rsidR="001851A8" w:rsidRDefault="001851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9DCA6" w14:textId="77777777" w:rsidR="001851A8" w:rsidRDefault="001851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665F4"/>
    <w:multiLevelType w:val="hybridMultilevel"/>
    <w:tmpl w:val="AAE485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716225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ele Tinti (Staff)">
    <w15:presenceInfo w15:providerId="AD" w15:userId="S::MTinti@dundee.ac.uk::78c5142b-b85a-4972-b78e-76e711e7d0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45B"/>
    <w:rsid w:val="0000388F"/>
    <w:rsid w:val="00004A25"/>
    <w:rsid w:val="000063AC"/>
    <w:rsid w:val="00013CFA"/>
    <w:rsid w:val="0001731F"/>
    <w:rsid w:val="0002039F"/>
    <w:rsid w:val="000236A6"/>
    <w:rsid w:val="000300D9"/>
    <w:rsid w:val="00034E64"/>
    <w:rsid w:val="00042F2A"/>
    <w:rsid w:val="00044CAA"/>
    <w:rsid w:val="00045A28"/>
    <w:rsid w:val="00053C03"/>
    <w:rsid w:val="00057C33"/>
    <w:rsid w:val="0006276F"/>
    <w:rsid w:val="0006693B"/>
    <w:rsid w:val="000708DD"/>
    <w:rsid w:val="00070AAC"/>
    <w:rsid w:val="00072C8C"/>
    <w:rsid w:val="00075579"/>
    <w:rsid w:val="00083362"/>
    <w:rsid w:val="00084924"/>
    <w:rsid w:val="00086D6A"/>
    <w:rsid w:val="00090E22"/>
    <w:rsid w:val="00091034"/>
    <w:rsid w:val="00091DA3"/>
    <w:rsid w:val="00092E88"/>
    <w:rsid w:val="00094B65"/>
    <w:rsid w:val="00094F38"/>
    <w:rsid w:val="00094F97"/>
    <w:rsid w:val="000A55E2"/>
    <w:rsid w:val="000A6480"/>
    <w:rsid w:val="000B002C"/>
    <w:rsid w:val="000B10B7"/>
    <w:rsid w:val="000B1231"/>
    <w:rsid w:val="000B1898"/>
    <w:rsid w:val="000B2FE4"/>
    <w:rsid w:val="000B5207"/>
    <w:rsid w:val="000B5D7C"/>
    <w:rsid w:val="000B631A"/>
    <w:rsid w:val="000B6D60"/>
    <w:rsid w:val="000C627F"/>
    <w:rsid w:val="000D0769"/>
    <w:rsid w:val="000D59BE"/>
    <w:rsid w:val="000E4270"/>
    <w:rsid w:val="000F2217"/>
    <w:rsid w:val="000F2D42"/>
    <w:rsid w:val="000F7C21"/>
    <w:rsid w:val="0010541D"/>
    <w:rsid w:val="00110C24"/>
    <w:rsid w:val="001116FB"/>
    <w:rsid w:val="001168AB"/>
    <w:rsid w:val="00120C9D"/>
    <w:rsid w:val="00127B23"/>
    <w:rsid w:val="00131DD8"/>
    <w:rsid w:val="00131F8C"/>
    <w:rsid w:val="00134496"/>
    <w:rsid w:val="0013459A"/>
    <w:rsid w:val="001357FE"/>
    <w:rsid w:val="001372CB"/>
    <w:rsid w:val="001423F0"/>
    <w:rsid w:val="0014331B"/>
    <w:rsid w:val="0014653F"/>
    <w:rsid w:val="00146C05"/>
    <w:rsid w:val="00162B18"/>
    <w:rsid w:val="00170FEE"/>
    <w:rsid w:val="001722C8"/>
    <w:rsid w:val="00173F9D"/>
    <w:rsid w:val="001851A8"/>
    <w:rsid w:val="0018605C"/>
    <w:rsid w:val="00191BF2"/>
    <w:rsid w:val="00194D79"/>
    <w:rsid w:val="001A183F"/>
    <w:rsid w:val="001A39DA"/>
    <w:rsid w:val="001A4396"/>
    <w:rsid w:val="001A7137"/>
    <w:rsid w:val="001B3338"/>
    <w:rsid w:val="001B603A"/>
    <w:rsid w:val="001D10E2"/>
    <w:rsid w:val="001D2D73"/>
    <w:rsid w:val="001D3FBD"/>
    <w:rsid w:val="001D56E0"/>
    <w:rsid w:val="001D7708"/>
    <w:rsid w:val="001E2D85"/>
    <w:rsid w:val="001E7624"/>
    <w:rsid w:val="001E77DD"/>
    <w:rsid w:val="001F2851"/>
    <w:rsid w:val="001F4ABC"/>
    <w:rsid w:val="001F5250"/>
    <w:rsid w:val="001F644C"/>
    <w:rsid w:val="001F70D2"/>
    <w:rsid w:val="001F7D34"/>
    <w:rsid w:val="002000A6"/>
    <w:rsid w:val="00204B8C"/>
    <w:rsid w:val="00216D1C"/>
    <w:rsid w:val="0022555F"/>
    <w:rsid w:val="002265EF"/>
    <w:rsid w:val="00232595"/>
    <w:rsid w:val="00232733"/>
    <w:rsid w:val="00235217"/>
    <w:rsid w:val="00237B75"/>
    <w:rsid w:val="002402FE"/>
    <w:rsid w:val="002416D8"/>
    <w:rsid w:val="00243EC0"/>
    <w:rsid w:val="00244651"/>
    <w:rsid w:val="00250244"/>
    <w:rsid w:val="00253AB7"/>
    <w:rsid w:val="00255B6F"/>
    <w:rsid w:val="002617B6"/>
    <w:rsid w:val="00263ABA"/>
    <w:rsid w:val="00263FC6"/>
    <w:rsid w:val="002674D7"/>
    <w:rsid w:val="0027149A"/>
    <w:rsid w:val="00275442"/>
    <w:rsid w:val="00275C5A"/>
    <w:rsid w:val="00290083"/>
    <w:rsid w:val="002947BC"/>
    <w:rsid w:val="002967AA"/>
    <w:rsid w:val="00297931"/>
    <w:rsid w:val="002A0ED3"/>
    <w:rsid w:val="002A6B44"/>
    <w:rsid w:val="002A7D2F"/>
    <w:rsid w:val="002B2C53"/>
    <w:rsid w:val="002B3318"/>
    <w:rsid w:val="002B478F"/>
    <w:rsid w:val="002B50C7"/>
    <w:rsid w:val="002C5283"/>
    <w:rsid w:val="002C5E37"/>
    <w:rsid w:val="002D06DA"/>
    <w:rsid w:val="002D10C4"/>
    <w:rsid w:val="002D1104"/>
    <w:rsid w:val="002D1C95"/>
    <w:rsid w:val="002D2401"/>
    <w:rsid w:val="002E0084"/>
    <w:rsid w:val="002E290B"/>
    <w:rsid w:val="002E2F09"/>
    <w:rsid w:val="002F0D49"/>
    <w:rsid w:val="002F1C4F"/>
    <w:rsid w:val="002F25B9"/>
    <w:rsid w:val="002F52BA"/>
    <w:rsid w:val="00302C69"/>
    <w:rsid w:val="00304B87"/>
    <w:rsid w:val="003055A7"/>
    <w:rsid w:val="00305955"/>
    <w:rsid w:val="00306CA5"/>
    <w:rsid w:val="003121CC"/>
    <w:rsid w:val="003302A8"/>
    <w:rsid w:val="00332DD5"/>
    <w:rsid w:val="00333716"/>
    <w:rsid w:val="00351A22"/>
    <w:rsid w:val="00352DA8"/>
    <w:rsid w:val="00352EEE"/>
    <w:rsid w:val="00354961"/>
    <w:rsid w:val="00357DA0"/>
    <w:rsid w:val="00372122"/>
    <w:rsid w:val="003724CC"/>
    <w:rsid w:val="00375409"/>
    <w:rsid w:val="00382680"/>
    <w:rsid w:val="00385FAF"/>
    <w:rsid w:val="00387003"/>
    <w:rsid w:val="00392DC6"/>
    <w:rsid w:val="003966ED"/>
    <w:rsid w:val="003A227F"/>
    <w:rsid w:val="003A2938"/>
    <w:rsid w:val="003A3961"/>
    <w:rsid w:val="003A64E8"/>
    <w:rsid w:val="003B48D6"/>
    <w:rsid w:val="003C0642"/>
    <w:rsid w:val="003D2565"/>
    <w:rsid w:val="003D449D"/>
    <w:rsid w:val="003D679F"/>
    <w:rsid w:val="003D7148"/>
    <w:rsid w:val="003E0C5F"/>
    <w:rsid w:val="003E2B41"/>
    <w:rsid w:val="003E4FE7"/>
    <w:rsid w:val="003E52A1"/>
    <w:rsid w:val="003F2951"/>
    <w:rsid w:val="003F2AF9"/>
    <w:rsid w:val="004034CF"/>
    <w:rsid w:val="004065FD"/>
    <w:rsid w:val="00406617"/>
    <w:rsid w:val="00407169"/>
    <w:rsid w:val="004077F5"/>
    <w:rsid w:val="00417DC7"/>
    <w:rsid w:val="004210E0"/>
    <w:rsid w:val="00422CE1"/>
    <w:rsid w:val="00423FC2"/>
    <w:rsid w:val="00426924"/>
    <w:rsid w:val="0043121F"/>
    <w:rsid w:val="004335ED"/>
    <w:rsid w:val="004357F4"/>
    <w:rsid w:val="0044504E"/>
    <w:rsid w:val="00445262"/>
    <w:rsid w:val="004541DE"/>
    <w:rsid w:val="00460E27"/>
    <w:rsid w:val="00460EA6"/>
    <w:rsid w:val="00461CC8"/>
    <w:rsid w:val="00463A46"/>
    <w:rsid w:val="00464456"/>
    <w:rsid w:val="00464899"/>
    <w:rsid w:val="00464F31"/>
    <w:rsid w:val="004666B5"/>
    <w:rsid w:val="004825EB"/>
    <w:rsid w:val="00482C73"/>
    <w:rsid w:val="004854C4"/>
    <w:rsid w:val="00486D4A"/>
    <w:rsid w:val="00492909"/>
    <w:rsid w:val="00495FA5"/>
    <w:rsid w:val="004A19A9"/>
    <w:rsid w:val="004A2106"/>
    <w:rsid w:val="004A3128"/>
    <w:rsid w:val="004A4F5A"/>
    <w:rsid w:val="004A5CAA"/>
    <w:rsid w:val="004B0630"/>
    <w:rsid w:val="004B21FE"/>
    <w:rsid w:val="004B2708"/>
    <w:rsid w:val="004B2DDA"/>
    <w:rsid w:val="004B32E5"/>
    <w:rsid w:val="004B33EA"/>
    <w:rsid w:val="004D166B"/>
    <w:rsid w:val="004D7FEA"/>
    <w:rsid w:val="004E1877"/>
    <w:rsid w:val="004E1A3B"/>
    <w:rsid w:val="004E2635"/>
    <w:rsid w:val="004E4A63"/>
    <w:rsid w:val="004F1F42"/>
    <w:rsid w:val="004F2429"/>
    <w:rsid w:val="004F3B00"/>
    <w:rsid w:val="00501E2E"/>
    <w:rsid w:val="00502E90"/>
    <w:rsid w:val="00504D54"/>
    <w:rsid w:val="0050603E"/>
    <w:rsid w:val="00514587"/>
    <w:rsid w:val="00514F7E"/>
    <w:rsid w:val="0051605A"/>
    <w:rsid w:val="00516735"/>
    <w:rsid w:val="00521095"/>
    <w:rsid w:val="00523E4D"/>
    <w:rsid w:val="005415D3"/>
    <w:rsid w:val="00551C2A"/>
    <w:rsid w:val="00562C13"/>
    <w:rsid w:val="0056389F"/>
    <w:rsid w:val="00567D4A"/>
    <w:rsid w:val="00570737"/>
    <w:rsid w:val="00574BD3"/>
    <w:rsid w:val="0057535F"/>
    <w:rsid w:val="00581DF1"/>
    <w:rsid w:val="0058513A"/>
    <w:rsid w:val="005876BF"/>
    <w:rsid w:val="0058793C"/>
    <w:rsid w:val="0059027B"/>
    <w:rsid w:val="0059346E"/>
    <w:rsid w:val="0059494A"/>
    <w:rsid w:val="0059696B"/>
    <w:rsid w:val="005A7953"/>
    <w:rsid w:val="005B1419"/>
    <w:rsid w:val="005B5190"/>
    <w:rsid w:val="005B65EC"/>
    <w:rsid w:val="005C3BB7"/>
    <w:rsid w:val="005D370E"/>
    <w:rsid w:val="005D4871"/>
    <w:rsid w:val="005E577F"/>
    <w:rsid w:val="005E6A05"/>
    <w:rsid w:val="005E6F0F"/>
    <w:rsid w:val="00601FDF"/>
    <w:rsid w:val="0060674F"/>
    <w:rsid w:val="00607C54"/>
    <w:rsid w:val="00610C88"/>
    <w:rsid w:val="0061335C"/>
    <w:rsid w:val="00617C36"/>
    <w:rsid w:val="0062154F"/>
    <w:rsid w:val="00623DDE"/>
    <w:rsid w:val="0063142E"/>
    <w:rsid w:val="00647253"/>
    <w:rsid w:val="00647660"/>
    <w:rsid w:val="00657057"/>
    <w:rsid w:val="0066567C"/>
    <w:rsid w:val="00665D3B"/>
    <w:rsid w:val="00670762"/>
    <w:rsid w:val="0067085A"/>
    <w:rsid w:val="0068047C"/>
    <w:rsid w:val="00680C53"/>
    <w:rsid w:val="00685373"/>
    <w:rsid w:val="00690628"/>
    <w:rsid w:val="00697D6B"/>
    <w:rsid w:val="006A1108"/>
    <w:rsid w:val="006A205F"/>
    <w:rsid w:val="006A4FD3"/>
    <w:rsid w:val="006A7701"/>
    <w:rsid w:val="006B77D3"/>
    <w:rsid w:val="006C5A17"/>
    <w:rsid w:val="006D6356"/>
    <w:rsid w:val="006E2234"/>
    <w:rsid w:val="006E4350"/>
    <w:rsid w:val="006E6A2E"/>
    <w:rsid w:val="006F29F5"/>
    <w:rsid w:val="00700D10"/>
    <w:rsid w:val="00703836"/>
    <w:rsid w:val="00704749"/>
    <w:rsid w:val="007049F5"/>
    <w:rsid w:val="0070702D"/>
    <w:rsid w:val="007102A4"/>
    <w:rsid w:val="00720E9C"/>
    <w:rsid w:val="0072262B"/>
    <w:rsid w:val="007246F3"/>
    <w:rsid w:val="00724DD3"/>
    <w:rsid w:val="00730D4D"/>
    <w:rsid w:val="00731EBD"/>
    <w:rsid w:val="007364E7"/>
    <w:rsid w:val="0074006C"/>
    <w:rsid w:val="0074120C"/>
    <w:rsid w:val="0074324C"/>
    <w:rsid w:val="00750FC2"/>
    <w:rsid w:val="00754D77"/>
    <w:rsid w:val="0075520D"/>
    <w:rsid w:val="00763C96"/>
    <w:rsid w:val="0076572B"/>
    <w:rsid w:val="0077037E"/>
    <w:rsid w:val="007728DD"/>
    <w:rsid w:val="00774EB9"/>
    <w:rsid w:val="00775FED"/>
    <w:rsid w:val="007764A6"/>
    <w:rsid w:val="007854C6"/>
    <w:rsid w:val="00786D15"/>
    <w:rsid w:val="00787092"/>
    <w:rsid w:val="00791DC0"/>
    <w:rsid w:val="00796506"/>
    <w:rsid w:val="007978BC"/>
    <w:rsid w:val="00797D47"/>
    <w:rsid w:val="00797F07"/>
    <w:rsid w:val="007A02A7"/>
    <w:rsid w:val="007A0A80"/>
    <w:rsid w:val="007A5987"/>
    <w:rsid w:val="007A7D9C"/>
    <w:rsid w:val="007B093F"/>
    <w:rsid w:val="007C18A4"/>
    <w:rsid w:val="007C291A"/>
    <w:rsid w:val="007C36A7"/>
    <w:rsid w:val="007D3118"/>
    <w:rsid w:val="007D5E7F"/>
    <w:rsid w:val="007E2779"/>
    <w:rsid w:val="007E6393"/>
    <w:rsid w:val="007E7941"/>
    <w:rsid w:val="007F0CD4"/>
    <w:rsid w:val="007F173D"/>
    <w:rsid w:val="007F54B2"/>
    <w:rsid w:val="0081608D"/>
    <w:rsid w:val="00820A83"/>
    <w:rsid w:val="00824968"/>
    <w:rsid w:val="0082523F"/>
    <w:rsid w:val="00831A0F"/>
    <w:rsid w:val="008361D8"/>
    <w:rsid w:val="00840824"/>
    <w:rsid w:val="00840F1E"/>
    <w:rsid w:val="008447E8"/>
    <w:rsid w:val="00847102"/>
    <w:rsid w:val="00850B26"/>
    <w:rsid w:val="0085247B"/>
    <w:rsid w:val="0085760B"/>
    <w:rsid w:val="008619EA"/>
    <w:rsid w:val="0086311A"/>
    <w:rsid w:val="00867287"/>
    <w:rsid w:val="008705F4"/>
    <w:rsid w:val="00871B6A"/>
    <w:rsid w:val="008725BA"/>
    <w:rsid w:val="00874937"/>
    <w:rsid w:val="00883BEB"/>
    <w:rsid w:val="00883F1E"/>
    <w:rsid w:val="00885F9B"/>
    <w:rsid w:val="008921AA"/>
    <w:rsid w:val="00892D2E"/>
    <w:rsid w:val="00892D5A"/>
    <w:rsid w:val="00893085"/>
    <w:rsid w:val="008957C2"/>
    <w:rsid w:val="00897F3D"/>
    <w:rsid w:val="008A0198"/>
    <w:rsid w:val="008A02AB"/>
    <w:rsid w:val="008A5F30"/>
    <w:rsid w:val="008A77F5"/>
    <w:rsid w:val="008B1EF7"/>
    <w:rsid w:val="008B5AEF"/>
    <w:rsid w:val="008B7E39"/>
    <w:rsid w:val="008C1E4E"/>
    <w:rsid w:val="008C2BA5"/>
    <w:rsid w:val="008C2F71"/>
    <w:rsid w:val="008C5133"/>
    <w:rsid w:val="008D2E2C"/>
    <w:rsid w:val="008D424E"/>
    <w:rsid w:val="008D4854"/>
    <w:rsid w:val="008E10FF"/>
    <w:rsid w:val="008E3768"/>
    <w:rsid w:val="008E48B9"/>
    <w:rsid w:val="008E7F1E"/>
    <w:rsid w:val="008F4A9D"/>
    <w:rsid w:val="008F666F"/>
    <w:rsid w:val="008F6D5F"/>
    <w:rsid w:val="008F70E1"/>
    <w:rsid w:val="009025DB"/>
    <w:rsid w:val="0090691F"/>
    <w:rsid w:val="009076CC"/>
    <w:rsid w:val="00907DAA"/>
    <w:rsid w:val="00921E88"/>
    <w:rsid w:val="0092259E"/>
    <w:rsid w:val="00930302"/>
    <w:rsid w:val="0093645B"/>
    <w:rsid w:val="00941D34"/>
    <w:rsid w:val="00942429"/>
    <w:rsid w:val="0095180C"/>
    <w:rsid w:val="00951927"/>
    <w:rsid w:val="009621D2"/>
    <w:rsid w:val="00964642"/>
    <w:rsid w:val="00965899"/>
    <w:rsid w:val="00972F0E"/>
    <w:rsid w:val="0097332F"/>
    <w:rsid w:val="00974F7C"/>
    <w:rsid w:val="00990EA2"/>
    <w:rsid w:val="00991259"/>
    <w:rsid w:val="00992FFE"/>
    <w:rsid w:val="00994516"/>
    <w:rsid w:val="0099792B"/>
    <w:rsid w:val="009A071D"/>
    <w:rsid w:val="009A290F"/>
    <w:rsid w:val="009A2BE5"/>
    <w:rsid w:val="009A2CDA"/>
    <w:rsid w:val="009A4C56"/>
    <w:rsid w:val="009A622B"/>
    <w:rsid w:val="009B5FF3"/>
    <w:rsid w:val="009B7873"/>
    <w:rsid w:val="009C1980"/>
    <w:rsid w:val="009D3471"/>
    <w:rsid w:val="009D7636"/>
    <w:rsid w:val="009E0079"/>
    <w:rsid w:val="009E1B0E"/>
    <w:rsid w:val="009E5CA8"/>
    <w:rsid w:val="009F208B"/>
    <w:rsid w:val="009F7B4F"/>
    <w:rsid w:val="00A001B3"/>
    <w:rsid w:val="00A0053D"/>
    <w:rsid w:val="00A007C0"/>
    <w:rsid w:val="00A00AD2"/>
    <w:rsid w:val="00A00BA5"/>
    <w:rsid w:val="00A01842"/>
    <w:rsid w:val="00A03A5B"/>
    <w:rsid w:val="00A05629"/>
    <w:rsid w:val="00A057AB"/>
    <w:rsid w:val="00A103D5"/>
    <w:rsid w:val="00A11269"/>
    <w:rsid w:val="00A118FF"/>
    <w:rsid w:val="00A20100"/>
    <w:rsid w:val="00A23C6C"/>
    <w:rsid w:val="00A320C6"/>
    <w:rsid w:val="00A3382A"/>
    <w:rsid w:val="00A33D57"/>
    <w:rsid w:val="00A34D9B"/>
    <w:rsid w:val="00A4289E"/>
    <w:rsid w:val="00A530F3"/>
    <w:rsid w:val="00A54FBC"/>
    <w:rsid w:val="00A5548B"/>
    <w:rsid w:val="00A568FB"/>
    <w:rsid w:val="00A64D93"/>
    <w:rsid w:val="00A70172"/>
    <w:rsid w:val="00A719DB"/>
    <w:rsid w:val="00A763C8"/>
    <w:rsid w:val="00A84358"/>
    <w:rsid w:val="00A8616F"/>
    <w:rsid w:val="00A9091F"/>
    <w:rsid w:val="00A925C6"/>
    <w:rsid w:val="00AA1AA5"/>
    <w:rsid w:val="00AA1B83"/>
    <w:rsid w:val="00AA1EFD"/>
    <w:rsid w:val="00AA2973"/>
    <w:rsid w:val="00AA6E4C"/>
    <w:rsid w:val="00AB0E29"/>
    <w:rsid w:val="00AB21B6"/>
    <w:rsid w:val="00AB2C7A"/>
    <w:rsid w:val="00AB53C1"/>
    <w:rsid w:val="00AB6FB8"/>
    <w:rsid w:val="00AC1444"/>
    <w:rsid w:val="00AC3783"/>
    <w:rsid w:val="00AD2D4E"/>
    <w:rsid w:val="00AD64AC"/>
    <w:rsid w:val="00AE37C9"/>
    <w:rsid w:val="00AF01DB"/>
    <w:rsid w:val="00AF785B"/>
    <w:rsid w:val="00B00BAE"/>
    <w:rsid w:val="00B067C9"/>
    <w:rsid w:val="00B11527"/>
    <w:rsid w:val="00B14A14"/>
    <w:rsid w:val="00B208D3"/>
    <w:rsid w:val="00B2095B"/>
    <w:rsid w:val="00B20D7D"/>
    <w:rsid w:val="00B2134C"/>
    <w:rsid w:val="00B2251E"/>
    <w:rsid w:val="00B22618"/>
    <w:rsid w:val="00B2482E"/>
    <w:rsid w:val="00B33331"/>
    <w:rsid w:val="00B40A1C"/>
    <w:rsid w:val="00B47E1E"/>
    <w:rsid w:val="00B51FC6"/>
    <w:rsid w:val="00B541D8"/>
    <w:rsid w:val="00B6598C"/>
    <w:rsid w:val="00B65EBB"/>
    <w:rsid w:val="00B732DA"/>
    <w:rsid w:val="00B83F5B"/>
    <w:rsid w:val="00B845BC"/>
    <w:rsid w:val="00B84932"/>
    <w:rsid w:val="00B87465"/>
    <w:rsid w:val="00BA1A4F"/>
    <w:rsid w:val="00BA2142"/>
    <w:rsid w:val="00BB0178"/>
    <w:rsid w:val="00BC084F"/>
    <w:rsid w:val="00BC3A2D"/>
    <w:rsid w:val="00BC4D3C"/>
    <w:rsid w:val="00BD0931"/>
    <w:rsid w:val="00BD74B4"/>
    <w:rsid w:val="00BE008F"/>
    <w:rsid w:val="00BE1E33"/>
    <w:rsid w:val="00BE40A5"/>
    <w:rsid w:val="00BE583B"/>
    <w:rsid w:val="00BE5FE9"/>
    <w:rsid w:val="00BE7176"/>
    <w:rsid w:val="00BF1BE2"/>
    <w:rsid w:val="00BF3084"/>
    <w:rsid w:val="00BF3E97"/>
    <w:rsid w:val="00C012AF"/>
    <w:rsid w:val="00C028CE"/>
    <w:rsid w:val="00C06EF8"/>
    <w:rsid w:val="00C07248"/>
    <w:rsid w:val="00C12F82"/>
    <w:rsid w:val="00C1411D"/>
    <w:rsid w:val="00C1470C"/>
    <w:rsid w:val="00C210D6"/>
    <w:rsid w:val="00C23FED"/>
    <w:rsid w:val="00C2460E"/>
    <w:rsid w:val="00C31D48"/>
    <w:rsid w:val="00C32851"/>
    <w:rsid w:val="00C356C0"/>
    <w:rsid w:val="00C37B05"/>
    <w:rsid w:val="00C40753"/>
    <w:rsid w:val="00C40AB2"/>
    <w:rsid w:val="00C42C92"/>
    <w:rsid w:val="00C53E02"/>
    <w:rsid w:val="00C605D8"/>
    <w:rsid w:val="00C62042"/>
    <w:rsid w:val="00C62F4E"/>
    <w:rsid w:val="00C64BB0"/>
    <w:rsid w:val="00C668BF"/>
    <w:rsid w:val="00C66E7A"/>
    <w:rsid w:val="00C674B7"/>
    <w:rsid w:val="00C67F41"/>
    <w:rsid w:val="00C725CE"/>
    <w:rsid w:val="00C73C90"/>
    <w:rsid w:val="00C74582"/>
    <w:rsid w:val="00C75726"/>
    <w:rsid w:val="00C7646B"/>
    <w:rsid w:val="00C769CE"/>
    <w:rsid w:val="00C77AEC"/>
    <w:rsid w:val="00C80B67"/>
    <w:rsid w:val="00C92144"/>
    <w:rsid w:val="00CB180B"/>
    <w:rsid w:val="00CB2D8E"/>
    <w:rsid w:val="00CB3CE5"/>
    <w:rsid w:val="00CB6BBB"/>
    <w:rsid w:val="00CC0A53"/>
    <w:rsid w:val="00CC361D"/>
    <w:rsid w:val="00CC39FF"/>
    <w:rsid w:val="00CC4C11"/>
    <w:rsid w:val="00CC67A9"/>
    <w:rsid w:val="00CC7301"/>
    <w:rsid w:val="00CD6388"/>
    <w:rsid w:val="00CD67DC"/>
    <w:rsid w:val="00CE1D17"/>
    <w:rsid w:val="00CE31E4"/>
    <w:rsid w:val="00CE4582"/>
    <w:rsid w:val="00CF06ED"/>
    <w:rsid w:val="00CF26DF"/>
    <w:rsid w:val="00CF2BD5"/>
    <w:rsid w:val="00D0671A"/>
    <w:rsid w:val="00D13035"/>
    <w:rsid w:val="00D13A71"/>
    <w:rsid w:val="00D13BCD"/>
    <w:rsid w:val="00D14633"/>
    <w:rsid w:val="00D17D04"/>
    <w:rsid w:val="00D21688"/>
    <w:rsid w:val="00D2396E"/>
    <w:rsid w:val="00D24399"/>
    <w:rsid w:val="00D25957"/>
    <w:rsid w:val="00D264DA"/>
    <w:rsid w:val="00D351C9"/>
    <w:rsid w:val="00D36622"/>
    <w:rsid w:val="00D36ABC"/>
    <w:rsid w:val="00D37A75"/>
    <w:rsid w:val="00D40823"/>
    <w:rsid w:val="00D4370B"/>
    <w:rsid w:val="00D468F5"/>
    <w:rsid w:val="00D53368"/>
    <w:rsid w:val="00D5404A"/>
    <w:rsid w:val="00D6419A"/>
    <w:rsid w:val="00D647C3"/>
    <w:rsid w:val="00D66040"/>
    <w:rsid w:val="00D67AD3"/>
    <w:rsid w:val="00D733B7"/>
    <w:rsid w:val="00D73D10"/>
    <w:rsid w:val="00D82F6D"/>
    <w:rsid w:val="00D90AC3"/>
    <w:rsid w:val="00D9280E"/>
    <w:rsid w:val="00D92F97"/>
    <w:rsid w:val="00D93C97"/>
    <w:rsid w:val="00DA01ED"/>
    <w:rsid w:val="00DA044B"/>
    <w:rsid w:val="00DA2787"/>
    <w:rsid w:val="00DB0775"/>
    <w:rsid w:val="00DB128C"/>
    <w:rsid w:val="00DB4809"/>
    <w:rsid w:val="00DC0083"/>
    <w:rsid w:val="00DC4B4A"/>
    <w:rsid w:val="00DC62F2"/>
    <w:rsid w:val="00DC64BD"/>
    <w:rsid w:val="00DD0961"/>
    <w:rsid w:val="00DD594F"/>
    <w:rsid w:val="00DE505E"/>
    <w:rsid w:val="00DE57FA"/>
    <w:rsid w:val="00DE7F96"/>
    <w:rsid w:val="00DF5DE2"/>
    <w:rsid w:val="00E056E1"/>
    <w:rsid w:val="00E13769"/>
    <w:rsid w:val="00E15765"/>
    <w:rsid w:val="00E21FF4"/>
    <w:rsid w:val="00E22B2A"/>
    <w:rsid w:val="00E2687B"/>
    <w:rsid w:val="00E35779"/>
    <w:rsid w:val="00E36829"/>
    <w:rsid w:val="00E3721F"/>
    <w:rsid w:val="00E40A50"/>
    <w:rsid w:val="00E41627"/>
    <w:rsid w:val="00E439C0"/>
    <w:rsid w:val="00E45292"/>
    <w:rsid w:val="00E45FD9"/>
    <w:rsid w:val="00E52A6A"/>
    <w:rsid w:val="00E53AF7"/>
    <w:rsid w:val="00E5413D"/>
    <w:rsid w:val="00E548B7"/>
    <w:rsid w:val="00E54E0F"/>
    <w:rsid w:val="00E56D56"/>
    <w:rsid w:val="00E56E99"/>
    <w:rsid w:val="00E62AD9"/>
    <w:rsid w:val="00E64903"/>
    <w:rsid w:val="00E64C3E"/>
    <w:rsid w:val="00E67B6A"/>
    <w:rsid w:val="00E67DB5"/>
    <w:rsid w:val="00E708AF"/>
    <w:rsid w:val="00E7493A"/>
    <w:rsid w:val="00E754EC"/>
    <w:rsid w:val="00E826A5"/>
    <w:rsid w:val="00E85249"/>
    <w:rsid w:val="00E916CC"/>
    <w:rsid w:val="00E91CD7"/>
    <w:rsid w:val="00E92EFC"/>
    <w:rsid w:val="00EA20D4"/>
    <w:rsid w:val="00EA61D5"/>
    <w:rsid w:val="00EB3F9D"/>
    <w:rsid w:val="00EC6761"/>
    <w:rsid w:val="00EC776C"/>
    <w:rsid w:val="00EC7B76"/>
    <w:rsid w:val="00ED70E7"/>
    <w:rsid w:val="00EE6356"/>
    <w:rsid w:val="00EE6A06"/>
    <w:rsid w:val="00EF76AA"/>
    <w:rsid w:val="00F11929"/>
    <w:rsid w:val="00F131C1"/>
    <w:rsid w:val="00F1435C"/>
    <w:rsid w:val="00F16F1B"/>
    <w:rsid w:val="00F20D77"/>
    <w:rsid w:val="00F249B9"/>
    <w:rsid w:val="00F24C34"/>
    <w:rsid w:val="00F260AD"/>
    <w:rsid w:val="00F26DC4"/>
    <w:rsid w:val="00F31E23"/>
    <w:rsid w:val="00F3232B"/>
    <w:rsid w:val="00F37224"/>
    <w:rsid w:val="00F44EA1"/>
    <w:rsid w:val="00F45570"/>
    <w:rsid w:val="00F45F23"/>
    <w:rsid w:val="00F5117B"/>
    <w:rsid w:val="00F639A5"/>
    <w:rsid w:val="00F67D93"/>
    <w:rsid w:val="00F73F73"/>
    <w:rsid w:val="00F76214"/>
    <w:rsid w:val="00F80DE7"/>
    <w:rsid w:val="00F846B2"/>
    <w:rsid w:val="00F8492C"/>
    <w:rsid w:val="00F855FC"/>
    <w:rsid w:val="00F90E6C"/>
    <w:rsid w:val="00F91AB2"/>
    <w:rsid w:val="00FA2FFB"/>
    <w:rsid w:val="00FA42BC"/>
    <w:rsid w:val="00FA6916"/>
    <w:rsid w:val="00FA7EFE"/>
    <w:rsid w:val="00FB012F"/>
    <w:rsid w:val="00FB03D4"/>
    <w:rsid w:val="00FB0DF7"/>
    <w:rsid w:val="00FB5BE2"/>
    <w:rsid w:val="00FB7C9E"/>
    <w:rsid w:val="00FC34FF"/>
    <w:rsid w:val="00FC3665"/>
    <w:rsid w:val="00FD187D"/>
    <w:rsid w:val="00FD4243"/>
    <w:rsid w:val="00FE326D"/>
    <w:rsid w:val="00FF09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C8EB7"/>
  <w15:docId w15:val="{86BB6F7F-0916-455C-B762-692403F4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708DD"/>
    <w:pPr>
      <w:keepNext/>
      <w:spacing w:before="240" w:after="60" w:line="240" w:lineRule="auto"/>
      <w:jc w:val="both"/>
      <w:outlineLvl w:val="0"/>
    </w:pPr>
    <w:rPr>
      <w:rFonts w:ascii="Times New Roman" w:eastAsiaTheme="majorEastAsia" w:hAnsi="Times New Roman" w:cstheme="majorBidi"/>
      <w:b/>
      <w:bCs/>
      <w:kern w:val="32"/>
      <w:sz w:val="32"/>
      <w:szCs w:val="32"/>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364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645B"/>
    <w:rPr>
      <w:rFonts w:ascii="Tahoma" w:hAnsi="Tahoma" w:cs="Tahoma"/>
      <w:sz w:val="16"/>
      <w:szCs w:val="16"/>
    </w:rPr>
  </w:style>
  <w:style w:type="table" w:styleId="TableGrid">
    <w:name w:val="Table Grid"/>
    <w:basedOn w:val="TableNormal"/>
    <w:uiPriority w:val="59"/>
    <w:rsid w:val="009364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645B"/>
    <w:rPr>
      <w:color w:val="0000FF" w:themeColor="hyperlink"/>
      <w:u w:val="single"/>
    </w:rPr>
  </w:style>
  <w:style w:type="paragraph" w:styleId="Header">
    <w:name w:val="header"/>
    <w:basedOn w:val="Normal"/>
    <w:link w:val="HeaderChar"/>
    <w:uiPriority w:val="99"/>
    <w:unhideWhenUsed/>
    <w:rsid w:val="00C53E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3E02"/>
  </w:style>
  <w:style w:type="paragraph" w:styleId="Footer">
    <w:name w:val="footer"/>
    <w:basedOn w:val="Normal"/>
    <w:link w:val="FooterChar"/>
    <w:uiPriority w:val="99"/>
    <w:unhideWhenUsed/>
    <w:rsid w:val="00C53E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3E02"/>
  </w:style>
  <w:style w:type="character" w:customStyle="1" w:styleId="Heading1Char">
    <w:name w:val="Heading 1 Char"/>
    <w:basedOn w:val="DefaultParagraphFont"/>
    <w:link w:val="Heading1"/>
    <w:uiPriority w:val="9"/>
    <w:rsid w:val="000708DD"/>
    <w:rPr>
      <w:rFonts w:ascii="Times New Roman" w:eastAsiaTheme="majorEastAsia" w:hAnsi="Times New Roman" w:cstheme="majorBidi"/>
      <w:b/>
      <w:bCs/>
      <w:kern w:val="32"/>
      <w:sz w:val="32"/>
      <w:szCs w:val="32"/>
      <w:lang w:val="en-US" w:eastAsia="ja-JP"/>
    </w:rPr>
  </w:style>
  <w:style w:type="paragraph" w:styleId="NoSpacing">
    <w:name w:val="No Spacing"/>
    <w:uiPriority w:val="1"/>
    <w:qFormat/>
    <w:rsid w:val="000708DD"/>
    <w:pPr>
      <w:spacing w:after="0" w:line="240" w:lineRule="auto"/>
      <w:jc w:val="both"/>
    </w:pPr>
    <w:rPr>
      <w:rFonts w:ascii="Arial" w:eastAsia="MS Mincho" w:hAnsi="Arial" w:cs="Times New Roman"/>
      <w:szCs w:val="24"/>
      <w:lang w:val="en-US" w:eastAsia="ja-JP"/>
    </w:rPr>
  </w:style>
  <w:style w:type="paragraph" w:styleId="Revision">
    <w:name w:val="Revision"/>
    <w:hidden/>
    <w:uiPriority w:val="99"/>
    <w:semiHidden/>
    <w:rsid w:val="00BE5FE9"/>
    <w:pPr>
      <w:spacing w:after="0" w:line="240" w:lineRule="auto"/>
    </w:pPr>
  </w:style>
  <w:style w:type="character" w:styleId="UnresolvedMention">
    <w:name w:val="Unresolved Mention"/>
    <w:basedOn w:val="DefaultParagraphFont"/>
    <w:uiPriority w:val="99"/>
    <w:semiHidden/>
    <w:unhideWhenUsed/>
    <w:rsid w:val="00A84358"/>
    <w:rPr>
      <w:color w:val="605E5C"/>
      <w:shd w:val="clear" w:color="auto" w:fill="E1DFDD"/>
    </w:rPr>
  </w:style>
  <w:style w:type="character" w:styleId="CommentReference">
    <w:name w:val="annotation reference"/>
    <w:basedOn w:val="DefaultParagraphFont"/>
    <w:uiPriority w:val="99"/>
    <w:semiHidden/>
    <w:unhideWhenUsed/>
    <w:rsid w:val="00FA2FFB"/>
    <w:rPr>
      <w:sz w:val="16"/>
      <w:szCs w:val="16"/>
    </w:rPr>
  </w:style>
  <w:style w:type="paragraph" w:styleId="CommentText">
    <w:name w:val="annotation text"/>
    <w:basedOn w:val="Normal"/>
    <w:link w:val="CommentTextChar"/>
    <w:uiPriority w:val="99"/>
    <w:unhideWhenUsed/>
    <w:rsid w:val="00FA2FFB"/>
    <w:pPr>
      <w:spacing w:after="160" w:line="240" w:lineRule="auto"/>
    </w:pPr>
    <w:rPr>
      <w:kern w:val="2"/>
      <w:sz w:val="20"/>
      <w:szCs w:val="20"/>
      <w14:ligatures w14:val="standardContextual"/>
    </w:rPr>
  </w:style>
  <w:style w:type="character" w:customStyle="1" w:styleId="CommentTextChar">
    <w:name w:val="Comment Text Char"/>
    <w:basedOn w:val="DefaultParagraphFont"/>
    <w:link w:val="CommentText"/>
    <w:uiPriority w:val="99"/>
    <w:rsid w:val="00FA2FFB"/>
    <w:rPr>
      <w:kern w:val="2"/>
      <w:sz w:val="20"/>
      <w:szCs w:val="20"/>
      <w14:ligatures w14:val="standardContextual"/>
    </w:rPr>
  </w:style>
  <w:style w:type="paragraph" w:styleId="ListParagraph">
    <w:name w:val="List Paragraph"/>
    <w:basedOn w:val="Normal"/>
    <w:uiPriority w:val="34"/>
    <w:qFormat/>
    <w:rsid w:val="00D40823"/>
    <w:pPr>
      <w:ind w:left="720"/>
      <w:contextualSpacing/>
    </w:pPr>
  </w:style>
  <w:style w:type="paragraph" w:styleId="CommentSubject">
    <w:name w:val="annotation subject"/>
    <w:basedOn w:val="CommentText"/>
    <w:next w:val="CommentText"/>
    <w:link w:val="CommentSubjectChar"/>
    <w:uiPriority w:val="99"/>
    <w:semiHidden/>
    <w:unhideWhenUsed/>
    <w:rsid w:val="003D2565"/>
    <w:pPr>
      <w:spacing w:after="200"/>
    </w:pPr>
    <w:rPr>
      <w:b/>
      <w:bCs/>
      <w:kern w:val="0"/>
      <w14:ligatures w14:val="none"/>
    </w:rPr>
  </w:style>
  <w:style w:type="character" w:customStyle="1" w:styleId="CommentSubjectChar">
    <w:name w:val="Comment Subject Char"/>
    <w:basedOn w:val="CommentTextChar"/>
    <w:link w:val="CommentSubject"/>
    <w:uiPriority w:val="99"/>
    <w:semiHidden/>
    <w:rsid w:val="003D2565"/>
    <w:rPr>
      <w:b/>
      <w:bCs/>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1/relationships/commentsExtended" Target="commentsExtended.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9FAD8-1BA9-451E-BAB3-ABA7C3219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1412</Words>
  <Characters>9646</Characters>
  <Application>Microsoft Office Word</Application>
  <DocSecurity>0</DocSecurity>
  <Lines>182</Lines>
  <Paragraphs>89</Paragraphs>
  <ScaleCrop>false</ScaleCrop>
  <HeadingPairs>
    <vt:vector size="2" baseType="variant">
      <vt:variant>
        <vt:lpstr>Title</vt:lpstr>
      </vt:variant>
      <vt:variant>
        <vt:i4>1</vt:i4>
      </vt:variant>
    </vt:vector>
  </HeadingPairs>
  <TitlesOfParts>
    <vt:vector size="1" baseType="lpstr">
      <vt:lpstr/>
    </vt:vector>
  </TitlesOfParts>
  <Company>University of Dundee</Company>
  <LinksUpToDate>false</LinksUpToDate>
  <CharactersWithSpaces>10969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College of Life Sciences</dc:creator>
  <cp:lastModifiedBy>Michele Tinti (Staff)</cp:lastModifiedBy>
  <cp:revision>3</cp:revision>
  <cp:lastPrinted>2022-02-23T09:54:00Z</cp:lastPrinted>
  <dcterms:created xsi:type="dcterms:W3CDTF">2025-12-09T10:10:00Z</dcterms:created>
  <dcterms:modified xsi:type="dcterms:W3CDTF">2025-12-09T10:19:00Z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2025-09-23T08:13:57Z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e8b449b3-99e0-46bd-bc0b-5c2417188559</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