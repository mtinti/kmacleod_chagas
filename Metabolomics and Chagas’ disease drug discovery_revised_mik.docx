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320ED" w14:textId="18204899" w:rsidR="004E7D23" w:rsidRDefault="00B61EBC" w:rsidP="000C6C16">
      <w:pPr>
        <w:spacing w:after="0"/>
        <w:jc w:val="both"/>
        <w:rPr>
          <w:b/>
          <w:bCs/>
          <w:sz w:val="32"/>
          <w:szCs w:val="32"/>
        </w:rPr>
      </w:pPr>
      <w:r w:rsidRPr="009255E6">
        <w:rPr>
          <w:b/>
          <w:bCs/>
          <w:sz w:val="32"/>
          <w:szCs w:val="32"/>
        </w:rPr>
        <w:t>Title</w:t>
      </w:r>
      <w:r w:rsidR="00A6423F" w:rsidRPr="009255E6">
        <w:rPr>
          <w:b/>
          <w:bCs/>
          <w:sz w:val="32"/>
          <w:szCs w:val="32"/>
        </w:rPr>
        <w:t xml:space="preserve">: Untargeted metabolomics for triaging of cytochrome </w:t>
      </w:r>
      <w:r w:rsidR="00A6423F" w:rsidRPr="0042613B">
        <w:rPr>
          <w:b/>
          <w:bCs/>
          <w:i/>
          <w:iCs/>
          <w:sz w:val="32"/>
          <w:szCs w:val="32"/>
        </w:rPr>
        <w:t>b</w:t>
      </w:r>
      <w:r w:rsidR="00A6423F" w:rsidRPr="009255E6">
        <w:rPr>
          <w:b/>
          <w:bCs/>
          <w:sz w:val="32"/>
          <w:szCs w:val="32"/>
        </w:rPr>
        <w:t xml:space="preserve"> inhibitors during Chagas</w:t>
      </w:r>
      <w:r w:rsidR="006A7A42">
        <w:rPr>
          <w:b/>
          <w:bCs/>
          <w:sz w:val="32"/>
          <w:szCs w:val="32"/>
        </w:rPr>
        <w:t>’</w:t>
      </w:r>
      <w:r w:rsidR="00A6423F" w:rsidRPr="009255E6">
        <w:rPr>
          <w:b/>
          <w:bCs/>
          <w:sz w:val="32"/>
          <w:szCs w:val="32"/>
        </w:rPr>
        <w:t xml:space="preserve"> disease drug discovery</w:t>
      </w:r>
    </w:p>
    <w:p w14:paraId="2EAA6554" w14:textId="77777777" w:rsidR="00052AF3" w:rsidRDefault="00052AF3" w:rsidP="000C6C16">
      <w:pPr>
        <w:spacing w:after="0"/>
        <w:jc w:val="both"/>
        <w:rPr>
          <w:b/>
          <w:bCs/>
          <w:sz w:val="32"/>
          <w:szCs w:val="32"/>
        </w:rPr>
      </w:pPr>
    </w:p>
    <w:p w14:paraId="050D74D7" w14:textId="11D4ADCF" w:rsidR="00052AF3" w:rsidRPr="00052AF3" w:rsidRDefault="00052AF3" w:rsidP="000C6C16">
      <w:pPr>
        <w:spacing w:after="0"/>
        <w:jc w:val="both"/>
      </w:pPr>
      <w:r w:rsidRPr="00052AF3">
        <w:rPr>
          <w:b/>
          <w:bCs/>
        </w:rPr>
        <w:t xml:space="preserve">Short title: </w:t>
      </w:r>
      <w:r w:rsidR="008629E8">
        <w:t>Metabolomics and Chagas</w:t>
      </w:r>
      <w:r w:rsidR="009A7D74">
        <w:t>’</w:t>
      </w:r>
      <w:r w:rsidR="008629E8">
        <w:t xml:space="preserve"> disease drug discovery</w:t>
      </w:r>
    </w:p>
    <w:p w14:paraId="6D50E2B4" w14:textId="77777777" w:rsidR="00A6423F" w:rsidRDefault="00A6423F" w:rsidP="000C6C16">
      <w:pPr>
        <w:spacing w:after="0"/>
        <w:jc w:val="both"/>
      </w:pPr>
    </w:p>
    <w:p w14:paraId="4747C801" w14:textId="17EB5136" w:rsidR="00B61EBC" w:rsidRDefault="00B61EBC" w:rsidP="000C6C16">
      <w:pPr>
        <w:spacing w:after="0"/>
        <w:jc w:val="both"/>
      </w:pPr>
      <w:r w:rsidRPr="00482BE1">
        <w:rPr>
          <w:b/>
          <w:bCs/>
        </w:rPr>
        <w:t>Authors</w:t>
      </w:r>
      <w:r w:rsidR="00A6423F">
        <w:t>: A. Kenneth MacLeod</w:t>
      </w:r>
      <w:r w:rsidR="00E93888" w:rsidRPr="00E93888">
        <w:rPr>
          <w:vertAlign w:val="superscript"/>
        </w:rPr>
        <w:t>1</w:t>
      </w:r>
      <w:r w:rsidR="00A6423F">
        <w:t>, Lindsay</w:t>
      </w:r>
      <w:r w:rsidR="00B44B2D">
        <w:t xml:space="preserve"> B.</w:t>
      </w:r>
      <w:r w:rsidR="00A6423F">
        <w:t xml:space="preserve"> Tulloch</w:t>
      </w:r>
      <w:r w:rsidR="00E93888" w:rsidRPr="00E93888">
        <w:rPr>
          <w:vertAlign w:val="superscript"/>
        </w:rPr>
        <w:t>2</w:t>
      </w:r>
      <w:r w:rsidR="00A6423F">
        <w:t xml:space="preserve">, </w:t>
      </w:r>
      <w:r w:rsidR="009A10AA">
        <w:t>Michele Tinti</w:t>
      </w:r>
      <w:r w:rsidR="009A10AA" w:rsidRPr="009A10AA">
        <w:rPr>
          <w:vertAlign w:val="superscript"/>
        </w:rPr>
        <w:t>2</w:t>
      </w:r>
      <w:r w:rsidR="009A10AA">
        <w:t xml:space="preserve">, </w:t>
      </w:r>
      <w:r w:rsidR="00A6423F">
        <w:t>Darren Edwards</w:t>
      </w:r>
      <w:r w:rsidR="00E93888" w:rsidRPr="00E93888">
        <w:rPr>
          <w:vertAlign w:val="superscript"/>
        </w:rPr>
        <w:t>1</w:t>
      </w:r>
      <w:r w:rsidR="00A6423F">
        <w:t>, Susan Wyllie</w:t>
      </w:r>
      <w:r w:rsidR="00E93888" w:rsidRPr="00E93888">
        <w:rPr>
          <w:vertAlign w:val="superscript"/>
        </w:rPr>
        <w:t>2</w:t>
      </w:r>
      <w:r w:rsidR="00A6423F">
        <w:t>, Kevin D. Read</w:t>
      </w:r>
      <w:r w:rsidR="00E93888" w:rsidRPr="00E93888">
        <w:rPr>
          <w:vertAlign w:val="superscript"/>
        </w:rPr>
        <w:t>1</w:t>
      </w:r>
      <w:r w:rsidR="00A6423F">
        <w:t>.</w:t>
      </w:r>
    </w:p>
    <w:p w14:paraId="61BFA7DD" w14:textId="77777777" w:rsidR="00A6423F" w:rsidRDefault="00A6423F" w:rsidP="000C6C16">
      <w:pPr>
        <w:spacing w:after="0"/>
        <w:jc w:val="both"/>
      </w:pPr>
    </w:p>
    <w:p w14:paraId="4B41DB7E" w14:textId="705AD350" w:rsidR="00B61EBC" w:rsidRDefault="00B61EBC" w:rsidP="000C6C16">
      <w:pPr>
        <w:spacing w:after="0"/>
        <w:jc w:val="both"/>
      </w:pPr>
      <w:r w:rsidRPr="00482BE1">
        <w:rPr>
          <w:b/>
          <w:bCs/>
        </w:rPr>
        <w:t>Affiliations</w:t>
      </w:r>
      <w:r w:rsidR="00F06360">
        <w:t>:</w:t>
      </w:r>
    </w:p>
    <w:p w14:paraId="3FBCE0DD" w14:textId="2110A351" w:rsidR="00F06360" w:rsidRDefault="00D06423" w:rsidP="000C6C16">
      <w:pPr>
        <w:spacing w:after="0"/>
        <w:jc w:val="both"/>
      </w:pPr>
      <w:r w:rsidRPr="00D06423">
        <w:rPr>
          <w:vertAlign w:val="superscript"/>
        </w:rPr>
        <w:t>1</w:t>
      </w:r>
      <w:r w:rsidR="00F06360" w:rsidRPr="00F06360">
        <w:t xml:space="preserve">Drug Discovery Unit, </w:t>
      </w:r>
      <w:proofErr w:type="spellStart"/>
      <w:r w:rsidR="00F06360" w:rsidRPr="00F06360">
        <w:t>Wellcome</w:t>
      </w:r>
      <w:proofErr w:type="spellEnd"/>
      <w:r w:rsidR="00F06360" w:rsidRPr="00F06360">
        <w:t xml:space="preserve"> Centre for Anti-Infectives Research, </w:t>
      </w:r>
      <w:r w:rsidR="00B91713">
        <w:t>School of Life Sciences</w:t>
      </w:r>
      <w:r w:rsidR="00F06360" w:rsidRPr="00F06360">
        <w:t>, University of Dundee</w:t>
      </w:r>
      <w:r w:rsidR="00B91713">
        <w:t>,</w:t>
      </w:r>
      <w:r w:rsidR="00F06360" w:rsidRPr="00F06360">
        <w:t xml:space="preserve"> Dundee DD1 5EH, UK.</w:t>
      </w:r>
    </w:p>
    <w:p w14:paraId="54A7F87B" w14:textId="1D985611" w:rsidR="00D06423" w:rsidRDefault="00D06423" w:rsidP="000C6C16">
      <w:pPr>
        <w:spacing w:after="0"/>
        <w:jc w:val="both"/>
      </w:pPr>
      <w:r w:rsidRPr="00D06423">
        <w:rPr>
          <w:vertAlign w:val="superscript"/>
        </w:rPr>
        <w:t>2</w:t>
      </w:r>
      <w:r w:rsidRPr="00F06360">
        <w:t xml:space="preserve">Wellcome Centre for Anti-Infectives Research, </w:t>
      </w:r>
      <w:r w:rsidR="00B91713">
        <w:t>School of Life Sciences</w:t>
      </w:r>
      <w:r w:rsidRPr="00F06360">
        <w:t>, University of Dundee</w:t>
      </w:r>
      <w:r w:rsidR="00B91713">
        <w:t>,</w:t>
      </w:r>
      <w:r w:rsidRPr="00F06360">
        <w:t xml:space="preserve"> Dundee DD1 5EH, UK.</w:t>
      </w:r>
    </w:p>
    <w:p w14:paraId="778F7232" w14:textId="77777777" w:rsidR="001D7B02" w:rsidRDefault="001D7B02" w:rsidP="000C6C16">
      <w:pPr>
        <w:spacing w:after="0"/>
        <w:jc w:val="both"/>
      </w:pPr>
    </w:p>
    <w:p w14:paraId="0FCCAC83" w14:textId="24EB79E5" w:rsidR="0041367B" w:rsidRDefault="001D7B02" w:rsidP="0041367B">
      <w:pPr>
        <w:spacing w:after="0"/>
        <w:jc w:val="both"/>
        <w:rPr>
          <w:b/>
          <w:bCs/>
        </w:rPr>
      </w:pPr>
      <w:r w:rsidRPr="00482BE1">
        <w:rPr>
          <w:b/>
          <w:bCs/>
          <w:szCs w:val="28"/>
        </w:rPr>
        <w:t>Corresponding author</w:t>
      </w:r>
      <w:r w:rsidR="003707BB">
        <w:rPr>
          <w:szCs w:val="28"/>
        </w:rPr>
        <w:t>: A. Kenneth MacLeod</w:t>
      </w:r>
      <w:r w:rsidRPr="00A5122B">
        <w:rPr>
          <w:szCs w:val="28"/>
        </w:rPr>
        <w:t xml:space="preserve">. Email: </w:t>
      </w:r>
      <w:r w:rsidRPr="004F2589">
        <w:rPr>
          <w:szCs w:val="28"/>
        </w:rPr>
        <w:t>k</w:t>
      </w:r>
      <w:r>
        <w:rPr>
          <w:szCs w:val="28"/>
        </w:rPr>
        <w:t>.a.z.macleod@dundee.ac.uk</w:t>
      </w:r>
      <w:r w:rsidR="0041367B">
        <w:rPr>
          <w:b/>
          <w:bCs/>
        </w:rPr>
        <w:br w:type="page"/>
      </w:r>
    </w:p>
    <w:p w14:paraId="4DD2266B" w14:textId="0E19D352" w:rsidR="00B61EBC" w:rsidRPr="00482BE1" w:rsidRDefault="00B61EBC" w:rsidP="000C6C16">
      <w:pPr>
        <w:spacing w:after="0"/>
        <w:jc w:val="both"/>
        <w:rPr>
          <w:b/>
          <w:bCs/>
        </w:rPr>
      </w:pPr>
      <w:r w:rsidRPr="00482BE1">
        <w:rPr>
          <w:b/>
          <w:bCs/>
        </w:rPr>
        <w:lastRenderedPageBreak/>
        <w:t>Abstract</w:t>
      </w:r>
    </w:p>
    <w:p w14:paraId="390636DF" w14:textId="77777777" w:rsidR="00E42CA4" w:rsidRDefault="00E42CA4" w:rsidP="000C6C16">
      <w:pPr>
        <w:spacing w:after="0"/>
        <w:jc w:val="both"/>
      </w:pPr>
    </w:p>
    <w:p w14:paraId="7AE76400" w14:textId="6330339A" w:rsidR="00E42CA4" w:rsidRDefault="008206FB" w:rsidP="000C6C16">
      <w:pPr>
        <w:spacing w:after="0"/>
        <w:jc w:val="both"/>
      </w:pPr>
      <w:r>
        <w:t>Chagas</w:t>
      </w:r>
      <w:r w:rsidR="006A7A42">
        <w:t>’</w:t>
      </w:r>
      <w:r>
        <w:t xml:space="preserve"> disease, caused by infection with the protozoan parasite </w:t>
      </w:r>
      <w:r w:rsidRPr="00D53A29">
        <w:rPr>
          <w:i/>
          <w:iCs/>
        </w:rPr>
        <w:t>Trypanosoma cruzi</w:t>
      </w:r>
      <w:r>
        <w:t>,</w:t>
      </w:r>
      <w:r w:rsidR="00290E69">
        <w:t xml:space="preserve"> is a potentially fatal </w:t>
      </w:r>
      <w:r w:rsidR="00874C3B">
        <w:t>condition for which n</w:t>
      </w:r>
      <w:r>
        <w:t xml:space="preserve">ew treatments are urgently needed. </w:t>
      </w:r>
      <w:r w:rsidR="00757404">
        <w:t xml:space="preserve">Due to the lack of </w:t>
      </w:r>
      <w:r>
        <w:t>validated</w:t>
      </w:r>
      <w:r w:rsidR="002D4803">
        <w:t xml:space="preserve"> drug</w:t>
      </w:r>
      <w:r>
        <w:t xml:space="preserve"> targets, </w:t>
      </w:r>
      <w:r w:rsidR="00E705C7">
        <w:t xml:space="preserve">phenotypic </w:t>
      </w:r>
      <w:r>
        <w:t>screening</w:t>
      </w:r>
      <w:r w:rsidR="00D9495A">
        <w:t xml:space="preserve"> </w:t>
      </w:r>
      <w:r w:rsidR="008D0945">
        <w:t xml:space="preserve">followed by </w:t>
      </w:r>
      <w:r w:rsidR="00D9495A">
        <w:t xml:space="preserve">target deconvolution </w:t>
      </w:r>
      <w:r w:rsidR="000339BF">
        <w:t xml:space="preserve">is </w:t>
      </w:r>
      <w:r w:rsidR="00E705C7">
        <w:t xml:space="preserve">the dominant approach </w:t>
      </w:r>
      <w:r w:rsidR="007F72E2">
        <w:t>in Chagas</w:t>
      </w:r>
      <w:r w:rsidR="006A7A42">
        <w:t>’</w:t>
      </w:r>
      <w:r w:rsidR="007F72E2">
        <w:t xml:space="preserve"> disease drug discovery. Ho</w:t>
      </w:r>
      <w:r>
        <w:t>weve</w:t>
      </w:r>
      <w:r w:rsidR="000339BF">
        <w:t>r</w:t>
      </w:r>
      <w:r w:rsidR="007F72E2">
        <w:t>,</w:t>
      </w:r>
      <w:r>
        <w:t xml:space="preserve"> </w:t>
      </w:r>
      <w:r w:rsidR="00991501">
        <w:t xml:space="preserve">as </w:t>
      </w:r>
      <w:r>
        <w:t>most phenotypic screening hits act through a small number of promiscuous targets</w:t>
      </w:r>
      <w:r w:rsidR="00991501">
        <w:t>, i</w:t>
      </w:r>
      <w:r w:rsidR="00BD5C24">
        <w:t>mplementation of</w:t>
      </w:r>
      <w:r w:rsidR="00613950">
        <w:t xml:space="preserve"> </w:t>
      </w:r>
      <w:r>
        <w:t>counter-screening methodology</w:t>
      </w:r>
      <w:r w:rsidR="00991501">
        <w:t xml:space="preserve"> </w:t>
      </w:r>
      <w:r w:rsidR="001E14F4">
        <w:t xml:space="preserve">for these targets </w:t>
      </w:r>
      <w:r w:rsidR="009B2BC9">
        <w:t xml:space="preserve">as </w:t>
      </w:r>
      <w:r w:rsidR="00991501">
        <w:t>early</w:t>
      </w:r>
      <w:r w:rsidR="009B2BC9">
        <w:t xml:space="preserve"> as possible</w:t>
      </w:r>
      <w:r w:rsidR="00991501">
        <w:t xml:space="preserve"> in the workflow</w:t>
      </w:r>
      <w:r>
        <w:t xml:space="preserve"> is essential to enable </w:t>
      </w:r>
      <w:r w:rsidR="001E14F4">
        <w:t>p</w:t>
      </w:r>
      <w:r>
        <w:t xml:space="preserve">rioritisation of </w:t>
      </w:r>
      <w:r w:rsidR="00503FBF">
        <w:t>compounds with n</w:t>
      </w:r>
      <w:r>
        <w:t>ovel Modes of Action (MoA).</w:t>
      </w:r>
      <w:r w:rsidR="00482BE1" w:rsidRPr="00482BE1">
        <w:t xml:space="preserve"> </w:t>
      </w:r>
      <w:r w:rsidR="00482BE1">
        <w:t xml:space="preserve">Here, we </w:t>
      </w:r>
      <w:r w:rsidR="00C76B33">
        <w:t xml:space="preserve">demonstrate </w:t>
      </w:r>
      <w:r w:rsidR="00482BE1">
        <w:t xml:space="preserve">that untargeted </w:t>
      </w:r>
      <w:r w:rsidR="00C33AE2">
        <w:t xml:space="preserve">metabolomic </w:t>
      </w:r>
      <w:r w:rsidR="00482BE1">
        <w:t>profiling</w:t>
      </w:r>
      <w:r w:rsidR="00635A48">
        <w:t xml:space="preserve"> </w:t>
      </w:r>
      <w:r w:rsidR="00C76B33">
        <w:t>using</w:t>
      </w:r>
      <w:r w:rsidR="00C76B33" w:rsidRPr="00931553">
        <w:t xml:space="preserve"> </w:t>
      </w:r>
      <w:r w:rsidR="00C76B33">
        <w:t>liquid chromatography mass spectrometry (LC</w:t>
      </w:r>
      <w:r w:rsidR="00A450F3">
        <w:t>-</w:t>
      </w:r>
      <w:r w:rsidR="00C76B33">
        <w:t xml:space="preserve">MS) </w:t>
      </w:r>
      <w:r w:rsidR="00482BE1">
        <w:t>can reliably identify compounds that act through one of the most common targets,</w:t>
      </w:r>
      <w:r w:rsidR="004940F5">
        <w:t xml:space="preserve"> cytochrome </w:t>
      </w:r>
      <w:r w:rsidR="004940F5" w:rsidRPr="0074268E">
        <w:rPr>
          <w:i/>
          <w:iCs/>
        </w:rPr>
        <w:t>b</w:t>
      </w:r>
      <w:r w:rsidR="00482BE1">
        <w:t>.</w:t>
      </w:r>
      <w:r w:rsidR="000C1983">
        <w:t xml:space="preserve"> </w:t>
      </w:r>
      <w:r w:rsidR="00424862">
        <w:t xml:space="preserve">Treatment of </w:t>
      </w:r>
      <w:r w:rsidR="00C60E2A">
        <w:t xml:space="preserve">epimastigote form </w:t>
      </w:r>
      <w:r w:rsidR="00C60E2A" w:rsidRPr="00C70CF8">
        <w:rPr>
          <w:i/>
          <w:iCs/>
        </w:rPr>
        <w:t>T. cruzi</w:t>
      </w:r>
      <w:r w:rsidR="00C60E2A">
        <w:t xml:space="preserve"> in culture with </w:t>
      </w:r>
      <w:r w:rsidR="00993585">
        <w:t xml:space="preserve">cytochrome </w:t>
      </w:r>
      <w:r w:rsidR="00993585" w:rsidRPr="0074268E">
        <w:rPr>
          <w:i/>
          <w:iCs/>
        </w:rPr>
        <w:t>b</w:t>
      </w:r>
      <w:r w:rsidR="00993585">
        <w:t xml:space="preserve"> inhibitor</w:t>
      </w:r>
      <w:r w:rsidR="00C82829">
        <w:t>s</w:t>
      </w:r>
      <w:r w:rsidR="00993585">
        <w:t xml:space="preserve"> resulted in rapid and </w:t>
      </w:r>
      <w:r w:rsidR="00C70CF8">
        <w:t>pronounced perturbation</w:t>
      </w:r>
      <w:r w:rsidR="00452E25">
        <w:t xml:space="preserve"> of the metabolome</w:t>
      </w:r>
      <w:r w:rsidR="00452B2B">
        <w:t>.</w:t>
      </w:r>
      <w:r w:rsidR="00930C28">
        <w:t xml:space="preserve"> </w:t>
      </w:r>
      <w:r w:rsidR="00AE499A">
        <w:t xml:space="preserve">We identified a </w:t>
      </w:r>
      <w:r w:rsidR="00212952">
        <w:t xml:space="preserve">signature of </w:t>
      </w:r>
      <w:r w:rsidR="00AE499A">
        <w:t>79</w:t>
      </w:r>
      <w:r w:rsidR="00212952">
        <w:t xml:space="preserve"> </w:t>
      </w:r>
      <w:r w:rsidR="000F27FD">
        <w:t>metabolite</w:t>
      </w:r>
      <w:r w:rsidR="004D6BFB">
        <w:t>s</w:t>
      </w:r>
      <w:r w:rsidR="000F27FD">
        <w:t xml:space="preserve"> </w:t>
      </w:r>
      <w:r w:rsidR="00026C7A">
        <w:t>that were differentially expressed</w:t>
      </w:r>
      <w:r w:rsidR="00C12027" w:rsidRPr="00C12027">
        <w:t xml:space="preserve"> </w:t>
      </w:r>
      <w:r w:rsidR="00C12027" w:rsidRPr="004F3D19">
        <w:t>by at least 2-fold (p &lt; 0.05</w:t>
      </w:r>
      <w:r w:rsidR="00C12027">
        <w:t>).</w:t>
      </w:r>
      <w:r w:rsidR="00C3301A">
        <w:t xml:space="preserve"> </w:t>
      </w:r>
      <w:r w:rsidR="009F7424">
        <w:t>U</w:t>
      </w:r>
      <w:r w:rsidR="00D9533B">
        <w:t>nsupervised multivariate analys</w:t>
      </w:r>
      <w:r w:rsidR="00A450F3">
        <w:t>is</w:t>
      </w:r>
      <w:r w:rsidR="00D9533B">
        <w:t xml:space="preserve"> </w:t>
      </w:r>
      <w:r w:rsidR="003C316C">
        <w:t xml:space="preserve">using </w:t>
      </w:r>
      <w:r w:rsidR="00D9533B">
        <w:t xml:space="preserve">these features </w:t>
      </w:r>
      <w:r w:rsidR="00A450F3">
        <w:t xml:space="preserve">allowed </w:t>
      </w:r>
      <w:r w:rsidR="006F32C7">
        <w:t xml:space="preserve">clear separation of cytochrome </w:t>
      </w:r>
      <w:r w:rsidR="006F32C7" w:rsidRPr="0074268E">
        <w:rPr>
          <w:i/>
          <w:iCs/>
        </w:rPr>
        <w:t>b</w:t>
      </w:r>
      <w:r w:rsidR="006F32C7">
        <w:t xml:space="preserve"> inhibitors </w:t>
      </w:r>
      <w:r w:rsidR="00D9533B">
        <w:t xml:space="preserve">from compounds </w:t>
      </w:r>
      <w:r w:rsidR="006F32C7">
        <w:t xml:space="preserve">acting through </w:t>
      </w:r>
      <w:r w:rsidR="00D9533B">
        <w:t>o</w:t>
      </w:r>
      <w:r w:rsidR="006F32C7">
        <w:t>ther MoA</w:t>
      </w:r>
      <w:r w:rsidR="00A450F3">
        <w:t>, and through disruption of oxidative phosphorylation by other mechanisms</w:t>
      </w:r>
      <w:r w:rsidR="001B5053">
        <w:t>.</w:t>
      </w:r>
      <w:r w:rsidR="00F805FC" w:rsidRPr="00F805FC">
        <w:t xml:space="preserve"> </w:t>
      </w:r>
      <w:r w:rsidR="004E4858">
        <w:t>F</w:t>
      </w:r>
      <w:r w:rsidR="009214F2">
        <w:t xml:space="preserve">lexibility was </w:t>
      </w:r>
      <w:r w:rsidR="00F805FC">
        <w:t xml:space="preserve">observed </w:t>
      </w:r>
      <w:r w:rsidR="007B0898">
        <w:t xml:space="preserve">in this cytochrome </w:t>
      </w:r>
      <w:r w:rsidR="007B0898" w:rsidRPr="0074268E">
        <w:rPr>
          <w:i/>
          <w:iCs/>
        </w:rPr>
        <w:t>b</w:t>
      </w:r>
      <w:r w:rsidR="007B0898">
        <w:t xml:space="preserve"> signature</w:t>
      </w:r>
      <w:r w:rsidR="00F10D67">
        <w:t xml:space="preserve"> between experiments</w:t>
      </w:r>
      <w:r w:rsidR="00C1142A">
        <w:t>,</w:t>
      </w:r>
      <w:r w:rsidR="001C2FCB">
        <w:t xml:space="preserve"> and depending on the </w:t>
      </w:r>
      <w:r w:rsidR="00104741">
        <w:t>compounds used,</w:t>
      </w:r>
      <w:r w:rsidR="004E4858">
        <w:t xml:space="preserve"> </w:t>
      </w:r>
      <w:r w:rsidR="00F805FC">
        <w:t>suggest</w:t>
      </w:r>
      <w:r w:rsidR="007B0898">
        <w:t>ing</w:t>
      </w:r>
      <w:r w:rsidR="00F805FC">
        <w:t xml:space="preserve"> that this approach could be readily implemented in other laboratories.</w:t>
      </w:r>
      <w:r w:rsidR="00F01A2F">
        <w:t xml:space="preserve"> </w:t>
      </w:r>
      <w:r w:rsidR="00F55423">
        <w:t>T</w:t>
      </w:r>
      <w:r w:rsidR="008C493E">
        <w:t xml:space="preserve">riage of </w:t>
      </w:r>
      <w:r w:rsidR="004E6320">
        <w:t xml:space="preserve">cytochrome </w:t>
      </w:r>
      <w:r w:rsidR="004E6320" w:rsidRPr="0074268E">
        <w:rPr>
          <w:i/>
          <w:iCs/>
        </w:rPr>
        <w:t>b</w:t>
      </w:r>
      <w:r w:rsidR="004E6320">
        <w:t xml:space="preserve"> inhibitors </w:t>
      </w:r>
      <w:r w:rsidR="004473C2">
        <w:t xml:space="preserve">early in the </w:t>
      </w:r>
      <w:r w:rsidR="002008A1">
        <w:t>Chagas</w:t>
      </w:r>
      <w:r w:rsidR="00466E32">
        <w:t>’</w:t>
      </w:r>
      <w:r w:rsidR="002008A1">
        <w:t xml:space="preserve"> disease </w:t>
      </w:r>
      <w:r w:rsidR="004473C2">
        <w:t>drug discovery workflow</w:t>
      </w:r>
      <w:r w:rsidR="004A31A5">
        <w:t xml:space="preserve"> using untargeted metabolomics </w:t>
      </w:r>
      <w:r w:rsidR="00ED188B">
        <w:t xml:space="preserve">will </w:t>
      </w:r>
      <w:r w:rsidR="00F55423">
        <w:t xml:space="preserve">aid in </w:t>
      </w:r>
      <w:r w:rsidR="00ED188B">
        <w:t xml:space="preserve">prioritisation of </w:t>
      </w:r>
      <w:r w:rsidR="008B41B0">
        <w:t>medicinal chemistry resource</w:t>
      </w:r>
      <w:r w:rsidR="00657DFB">
        <w:t>s</w:t>
      </w:r>
      <w:r w:rsidR="008B41B0">
        <w:t xml:space="preserve"> </w:t>
      </w:r>
      <w:r w:rsidR="00A450F3">
        <w:t>towards</w:t>
      </w:r>
      <w:r w:rsidR="003E11A8">
        <w:t xml:space="preserve"> </w:t>
      </w:r>
      <w:r w:rsidR="003B6877">
        <w:t>compounds acting through novel mechanisms</w:t>
      </w:r>
      <w:r w:rsidR="00ED188B">
        <w:t>.</w:t>
      </w:r>
      <w:r w:rsidR="00E42CA4">
        <w:br w:type="page"/>
      </w:r>
    </w:p>
    <w:p w14:paraId="4CFAB371" w14:textId="6AB0E928" w:rsidR="00B61EBC" w:rsidRPr="005337AE" w:rsidRDefault="00882AC6" w:rsidP="000C6C16">
      <w:pPr>
        <w:spacing w:after="0"/>
        <w:jc w:val="both"/>
        <w:rPr>
          <w:b/>
          <w:bCs/>
        </w:rPr>
      </w:pPr>
      <w:r w:rsidRPr="005337AE">
        <w:rPr>
          <w:b/>
          <w:bCs/>
        </w:rPr>
        <w:lastRenderedPageBreak/>
        <w:t>Author summary</w:t>
      </w:r>
    </w:p>
    <w:p w14:paraId="75F50B69" w14:textId="77777777" w:rsidR="00882AC6" w:rsidRDefault="00882AC6" w:rsidP="000C6C16">
      <w:pPr>
        <w:spacing w:after="0"/>
        <w:jc w:val="both"/>
      </w:pPr>
    </w:p>
    <w:p w14:paraId="1767FC60" w14:textId="5A19402C" w:rsidR="00C62FB2" w:rsidRDefault="00A0053C" w:rsidP="00D8739D">
      <w:pPr>
        <w:spacing w:after="0"/>
        <w:jc w:val="both"/>
      </w:pPr>
      <w:r>
        <w:t>Chagas</w:t>
      </w:r>
      <w:r w:rsidR="005008FD">
        <w:t>’</w:t>
      </w:r>
      <w:r>
        <w:t xml:space="preserve"> disease</w:t>
      </w:r>
      <w:r w:rsidR="002A61B2">
        <w:t xml:space="preserve">, a consequence </w:t>
      </w:r>
      <w:r w:rsidR="000F236A">
        <w:t>of infection with the parasite</w:t>
      </w:r>
      <w:r w:rsidR="000F236A" w:rsidRPr="000F236A">
        <w:rPr>
          <w:i/>
          <w:iCs/>
        </w:rPr>
        <w:t xml:space="preserve"> </w:t>
      </w:r>
      <w:r w:rsidR="000F236A" w:rsidRPr="00D53A29">
        <w:rPr>
          <w:i/>
          <w:iCs/>
        </w:rPr>
        <w:t>Trypanosoma cruzi</w:t>
      </w:r>
      <w:r w:rsidR="000F236A">
        <w:t xml:space="preserve">, </w:t>
      </w:r>
      <w:r>
        <w:t xml:space="preserve">is </w:t>
      </w:r>
      <w:r w:rsidR="00776E95">
        <w:t xml:space="preserve">a </w:t>
      </w:r>
      <w:r w:rsidR="000F06B6">
        <w:t>severe global health problem</w:t>
      </w:r>
      <w:r w:rsidR="00CC545E">
        <w:t xml:space="preserve">. </w:t>
      </w:r>
      <w:r w:rsidR="00106D5A">
        <w:t xml:space="preserve">Most </w:t>
      </w:r>
      <w:r w:rsidR="00CC545E">
        <w:t xml:space="preserve">of the </w:t>
      </w:r>
      <w:r w:rsidR="000F06B6">
        <w:t xml:space="preserve">6-7 million </w:t>
      </w:r>
      <w:r w:rsidR="00CC545E">
        <w:t>infected individuals reside in Latin America</w:t>
      </w:r>
      <w:r w:rsidR="009B4E0D">
        <w:t xml:space="preserve"> </w:t>
      </w:r>
      <w:r w:rsidR="00E06666">
        <w:t>and</w:t>
      </w:r>
      <w:r w:rsidR="009B4E0D">
        <w:t xml:space="preserve"> increasing human migration is driving global dispersion</w:t>
      </w:r>
      <w:r w:rsidR="00106D5A">
        <w:t xml:space="preserve">. </w:t>
      </w:r>
      <w:r w:rsidR="00981B79">
        <w:t xml:space="preserve">There are only two drugs available for treatment, both of which are poorly efficacious in the chronic phase of infection where </w:t>
      </w:r>
      <w:r w:rsidR="00FF0849">
        <w:t>progression to heart failure and sudden death</w:t>
      </w:r>
      <w:r w:rsidR="00DB30AC">
        <w:t xml:space="preserve"> </w:t>
      </w:r>
      <w:r w:rsidR="00A72AD2">
        <w:t>is a frequent occurrence</w:t>
      </w:r>
      <w:r w:rsidR="00DB30AC">
        <w:t>.</w:t>
      </w:r>
      <w:r w:rsidR="00FF0849">
        <w:t xml:space="preserve"> New </w:t>
      </w:r>
      <w:r w:rsidR="006D6FA5">
        <w:t xml:space="preserve">medicines that </w:t>
      </w:r>
      <w:r w:rsidR="001B5B8C">
        <w:t xml:space="preserve">target </w:t>
      </w:r>
      <w:r w:rsidR="003C1974">
        <w:t>novel aspects of parasite biology are urgently needed</w:t>
      </w:r>
      <w:r w:rsidR="00F4010D">
        <w:t xml:space="preserve"> </w:t>
      </w:r>
      <w:r w:rsidR="008B26DF">
        <w:t xml:space="preserve">but </w:t>
      </w:r>
      <w:r w:rsidR="00206F6B">
        <w:t xml:space="preserve">most of the </w:t>
      </w:r>
      <w:r w:rsidR="00FF3DBD">
        <w:t xml:space="preserve">chemical start points </w:t>
      </w:r>
      <w:r w:rsidR="00206F6B">
        <w:t xml:space="preserve">identified in </w:t>
      </w:r>
      <w:r w:rsidR="006D2465">
        <w:t xml:space="preserve">drug discovery projects </w:t>
      </w:r>
      <w:r w:rsidR="002A36EE">
        <w:t xml:space="preserve">are eventually found to </w:t>
      </w:r>
      <w:r w:rsidR="006D2465">
        <w:t xml:space="preserve">act through </w:t>
      </w:r>
      <w:r w:rsidR="002A36EE">
        <w:t>similar mechanisms</w:t>
      </w:r>
      <w:r w:rsidR="006D2465">
        <w:t xml:space="preserve">. Implementation of </w:t>
      </w:r>
      <w:r w:rsidR="0066566D">
        <w:t xml:space="preserve">methodology to </w:t>
      </w:r>
      <w:r w:rsidR="00344C2E">
        <w:t xml:space="preserve">enable prioritisation of </w:t>
      </w:r>
      <w:r w:rsidR="00E9144D">
        <w:t>compounds with novel Modes of Action (MoA) a</w:t>
      </w:r>
      <w:r w:rsidR="0066566D">
        <w:t>s early as possible during drug discovery</w:t>
      </w:r>
      <w:r w:rsidR="003678D8">
        <w:t xml:space="preserve"> programmes</w:t>
      </w:r>
      <w:r w:rsidR="0066566D">
        <w:t xml:space="preserve"> is essential for the eff</w:t>
      </w:r>
      <w:r w:rsidR="00E9144D">
        <w:t xml:space="preserve">ective allocation </w:t>
      </w:r>
      <w:r w:rsidR="0066566D">
        <w:t>of medicinal chemistry resource</w:t>
      </w:r>
      <w:r w:rsidR="007B7F72">
        <w:t>. To this end, we report here a</w:t>
      </w:r>
      <w:r w:rsidR="00A450F3">
        <w:t xml:space="preserve"> MoA classification method </w:t>
      </w:r>
      <w:r w:rsidR="00265BDE">
        <w:t xml:space="preserve">which enables the identification and deprioritisation </w:t>
      </w:r>
      <w:r w:rsidR="005378E8">
        <w:t>o</w:t>
      </w:r>
      <w:r w:rsidR="00265BDE">
        <w:t>f</w:t>
      </w:r>
      <w:r w:rsidR="005378E8">
        <w:t xml:space="preserve"> compounds acting through </w:t>
      </w:r>
      <w:r w:rsidR="003134C5">
        <w:t xml:space="preserve">one of the most common </w:t>
      </w:r>
      <w:r w:rsidR="005768A6" w:rsidRPr="005768A6">
        <w:rPr>
          <w:i/>
          <w:iCs/>
        </w:rPr>
        <w:t>T. cruzi</w:t>
      </w:r>
      <w:r w:rsidR="005768A6">
        <w:t xml:space="preserve"> targets</w:t>
      </w:r>
      <w:r w:rsidR="003134C5">
        <w:t xml:space="preserve">, </w:t>
      </w:r>
      <w:r w:rsidR="00D220F8">
        <w:t xml:space="preserve">cytochrome </w:t>
      </w:r>
      <w:r w:rsidR="00D220F8" w:rsidRPr="003134C5">
        <w:rPr>
          <w:i/>
          <w:iCs/>
        </w:rPr>
        <w:t>b</w:t>
      </w:r>
      <w:r w:rsidR="003134C5">
        <w:t>, during Chagas disease drug discovery</w:t>
      </w:r>
      <w:r w:rsidR="00990630">
        <w:t xml:space="preserve">. The flexibility of this technique suggests that </w:t>
      </w:r>
      <w:r w:rsidR="003024F3">
        <w:t xml:space="preserve">it </w:t>
      </w:r>
      <w:r w:rsidR="00A450F3">
        <w:t>could</w:t>
      </w:r>
      <w:r w:rsidR="003024F3">
        <w:t xml:space="preserve"> be readily implemented in other laboratories.</w:t>
      </w:r>
    </w:p>
    <w:p w14:paraId="6741AA41" w14:textId="77777777" w:rsidR="0041367B" w:rsidRDefault="0041367B">
      <w:pPr>
        <w:spacing w:line="259" w:lineRule="auto"/>
        <w:rPr>
          <w:b/>
          <w:bCs/>
        </w:rPr>
      </w:pPr>
      <w:r>
        <w:rPr>
          <w:b/>
          <w:bCs/>
        </w:rPr>
        <w:br w:type="page"/>
      </w:r>
    </w:p>
    <w:p w14:paraId="701C632C" w14:textId="0D328C6B" w:rsidR="00B61EBC" w:rsidRPr="00FF40C3" w:rsidRDefault="00B61EBC" w:rsidP="000C6C16">
      <w:pPr>
        <w:spacing w:after="0"/>
        <w:jc w:val="both"/>
      </w:pPr>
      <w:r w:rsidRPr="005337AE">
        <w:rPr>
          <w:b/>
          <w:bCs/>
        </w:rPr>
        <w:lastRenderedPageBreak/>
        <w:t>Introduction</w:t>
      </w:r>
    </w:p>
    <w:p w14:paraId="7FB10FE9" w14:textId="77777777" w:rsidR="00FF40C3" w:rsidRPr="00FF40C3" w:rsidRDefault="00FF40C3" w:rsidP="000C6C16">
      <w:pPr>
        <w:spacing w:after="0"/>
        <w:jc w:val="both"/>
      </w:pPr>
    </w:p>
    <w:p w14:paraId="0CE35F81" w14:textId="178460C4" w:rsidR="0025796A" w:rsidRDefault="0001404C" w:rsidP="000C6C16">
      <w:pPr>
        <w:spacing w:after="0"/>
        <w:jc w:val="both"/>
      </w:pPr>
      <w:r>
        <w:t xml:space="preserve">Approximately 6-7 million people are believed to be infected with </w:t>
      </w:r>
      <w:r w:rsidR="00E8066A" w:rsidRPr="00573024">
        <w:rPr>
          <w:i/>
          <w:iCs/>
        </w:rPr>
        <w:t>T. cruzi</w:t>
      </w:r>
      <w:r w:rsidR="00E33442">
        <w:t xml:space="preserve">, the </w:t>
      </w:r>
      <w:r w:rsidR="009B529D">
        <w:t>majority</w:t>
      </w:r>
      <w:r w:rsidR="00E33442">
        <w:t xml:space="preserve"> of whom</w:t>
      </w:r>
      <w:r w:rsidR="009B529D">
        <w:t xml:space="preserve"> live in </w:t>
      </w:r>
      <w:r w:rsidR="00EC4B5C">
        <w:t>Mexico, Central and South America</w:t>
      </w:r>
      <w:r w:rsidR="00C63674">
        <w:t>. This distribution is associated with the habitat of the vector host</w:t>
      </w:r>
      <w:r w:rsidR="00F06376">
        <w:t>, the triatomine bug</w:t>
      </w:r>
      <w:r w:rsidR="00E33442">
        <w:t xml:space="preserve">, </w:t>
      </w:r>
      <w:r w:rsidR="00D22107">
        <w:t>but</w:t>
      </w:r>
      <w:r w:rsidR="00711AE0">
        <w:t xml:space="preserve"> </w:t>
      </w:r>
      <w:r w:rsidR="00E00919">
        <w:t xml:space="preserve">primarily due to </w:t>
      </w:r>
      <w:r w:rsidR="00711AE0">
        <w:t xml:space="preserve">increasing international travel </w:t>
      </w:r>
      <w:r w:rsidR="000031CA">
        <w:t>approximately 75 million people are considered a</w:t>
      </w:r>
      <w:r w:rsidR="003E6535">
        <w:t>t</w:t>
      </w:r>
      <w:r w:rsidR="000031CA">
        <w:t xml:space="preserve"> risk</w:t>
      </w:r>
      <w:r w:rsidR="00CA638C">
        <w:t xml:space="preserve"> of infection</w:t>
      </w:r>
      <w:r w:rsidR="009D1926">
        <w:t xml:space="preserve"> </w:t>
      </w:r>
      <w:r w:rsidR="009D1926">
        <w:fldChar w:fldCharType="begin" w:fldLock="1"/>
      </w:r>
      <w:r w:rsidR="009545A3">
        <w:instrText>ADDIN CSL_CITATION {"citationItems":[{"id":"ITEM-1","itemData":{"URL":"https://www.who.int/health-topics/chagas-disease","author":[{"dropping-particle":"","family":"World Health Organisation","given":"","non-dropping-particle":"","parse-names":false,"suffix":""}],"id":"ITEM-1","issued":{"date-parts":[["0"]]},"title":"Chagas disease (American trypanosomiasis)","type":"webpage"},"uris":["http://www.mendeley.com/documents/?uuid=c10f04ad-62a8-48bb-9ca3-08402130d2eb"]}],"mendeley":{"formattedCitation":"(1)","plainTextFormattedCitation":"(1)","previouslyFormattedCitation":"(1)"},"properties":{"noteIndex":0},"schema":"https://github.com/citation-style-language/schema/raw/master/csl-citation.json"}</w:instrText>
      </w:r>
      <w:r w:rsidR="009D1926">
        <w:fldChar w:fldCharType="separate"/>
      </w:r>
      <w:r w:rsidR="009D1926" w:rsidRPr="009D1926">
        <w:rPr>
          <w:noProof/>
        </w:rPr>
        <w:t>(1)</w:t>
      </w:r>
      <w:r w:rsidR="009D1926">
        <w:fldChar w:fldCharType="end"/>
      </w:r>
      <w:r w:rsidR="000031CA">
        <w:t>.</w:t>
      </w:r>
      <w:r w:rsidR="00766F51">
        <w:t xml:space="preserve"> </w:t>
      </w:r>
      <w:r w:rsidR="00346628">
        <w:t>The a</w:t>
      </w:r>
      <w:r w:rsidR="00766F51">
        <w:t>cute stage</w:t>
      </w:r>
      <w:r w:rsidR="001B1F0A">
        <w:t xml:space="preserve"> of infection</w:t>
      </w:r>
      <w:r w:rsidR="003E6535">
        <w:t xml:space="preserve"> </w:t>
      </w:r>
      <w:r w:rsidR="00766F51">
        <w:t xml:space="preserve">is characterised by non-specific symptoms </w:t>
      </w:r>
      <w:r w:rsidR="00DD1480">
        <w:t xml:space="preserve">such as fever, </w:t>
      </w:r>
      <w:r w:rsidR="00663979">
        <w:t>headache and muscle pain</w:t>
      </w:r>
      <w:r w:rsidR="00346628">
        <w:t>, w</w:t>
      </w:r>
      <w:r w:rsidR="007653D0">
        <w:t>ith</w:t>
      </w:r>
      <w:r w:rsidR="00346628">
        <w:t xml:space="preserve"> h</w:t>
      </w:r>
      <w:r w:rsidR="009F4EAF">
        <w:t>igh parasite numbers present in the blood</w:t>
      </w:r>
      <w:r w:rsidR="008A4A12">
        <w:t xml:space="preserve"> and m</w:t>
      </w:r>
      <w:r w:rsidR="00F9469B">
        <w:t>ultiple tissues</w:t>
      </w:r>
      <w:r w:rsidR="00306ADF">
        <w:t xml:space="preserve">, facilitating </w:t>
      </w:r>
      <w:r w:rsidR="00E55D90">
        <w:t xml:space="preserve">straightforward </w:t>
      </w:r>
      <w:r w:rsidR="009F4EAF">
        <w:t xml:space="preserve">detection </w:t>
      </w:r>
      <w:r w:rsidR="00D1399E">
        <w:fldChar w:fldCharType="begin" w:fldLock="1"/>
      </w:r>
      <w:r w:rsidR="009D1926">
        <w:instrText>ADDIN CSL_CITATION {"citationItems":[{"id":"ITEM-1","itemData":{"DOI":"10.1128/jcm.18.2.327-330.1983","ISSN":"00951137","PMID":"6413530","abstract":"A microhematocrit concentration method (MH) for immediate diagnosis of Chagas' disease during the acute stage or in congenital cases was standardized. Parasitemia as low as 1,000 parasites per ml was detected, after centrifugation of six 50-μl capillary tubes, by 10-min microscopic observation of each buffy coat spread between slide and cover glass. Operator's time was reduced by at least one-third when compared with a fresh blood observation (FB). In 12 of the 15 patients studied, diagnosis was performed in 4.9 ± 3.08 min with MH, whereas 27.0 ± 12.1 min were necessary when FB was used. In the three remaining patients whose FB results were negative. MH became positive after 13, 16, and 40 min. In our experience, FB proved to be more sensitive than previously reported. Suckling mouse inoculation also proved to be sensitive but, as in xenodiagnosis and in hemoculture, the delay in getting the final result was a limiting factor.","author":[{"dropping-particle":"","family":"Feilij","given":"H.","non-dropping-particle":"","parse-names":false,"suffix":""},{"dropping-particle":"","family":"Muller","given":"L.","non-dropping-particle":"","parse-names":false,"suffix":""},{"dropping-particle":"","family":"Gonzalez Cappa","given":"S. M.","non-dropping-particle":"","parse-names":false,"suffix":""}],"container-title":"Journal of Clinical Microbiology","id":"ITEM-1","issue":"2","issued":{"date-parts":[["1983"]]},"page":"327-330","title":"Direct micromethod for diagnosis of acute and congenital Chagas' disease","type":"article-journal","volume":"18"},"uris":["http://www.mendeley.com/documents/?uuid=20994a1c-6eff-41b0-805a-775872caa0c2"]}],"mendeley":{"formattedCitation":"(2)","plainTextFormattedCitation":"(2)","previouslyFormattedCitation":"(2)"},"properties":{"noteIndex":0},"schema":"https://github.com/citation-style-language/schema/raw/master/csl-citation.json"}</w:instrText>
      </w:r>
      <w:r w:rsidR="00D1399E">
        <w:fldChar w:fldCharType="separate"/>
      </w:r>
      <w:r w:rsidR="00453A94" w:rsidRPr="0052287D">
        <w:rPr>
          <w:noProof/>
        </w:rPr>
        <w:t>(2)</w:t>
      </w:r>
      <w:r w:rsidR="00D1399E">
        <w:fldChar w:fldCharType="end"/>
      </w:r>
      <w:r w:rsidR="00CE0123">
        <w:t>.</w:t>
      </w:r>
      <w:r w:rsidR="006326B4">
        <w:t xml:space="preserve"> Two treatment</w:t>
      </w:r>
      <w:r w:rsidR="00D16D51">
        <w:t xml:space="preserve"> options are available</w:t>
      </w:r>
      <w:r w:rsidR="006326B4">
        <w:t>, benznidazole and nifurtimox</w:t>
      </w:r>
      <w:r w:rsidR="00C80E6D">
        <w:t xml:space="preserve">, both </w:t>
      </w:r>
      <w:r w:rsidR="0015072A">
        <w:t xml:space="preserve">of which are </w:t>
      </w:r>
      <w:r w:rsidR="00C80E6D">
        <w:t xml:space="preserve">nitroheterocyclic drugs </w:t>
      </w:r>
      <w:r w:rsidR="001B1F0A">
        <w:t xml:space="preserve">first </w:t>
      </w:r>
      <w:r w:rsidR="00C80E6D">
        <w:t>de</w:t>
      </w:r>
      <w:r w:rsidR="00070A3F">
        <w:t>ployed</w:t>
      </w:r>
      <w:r w:rsidR="00C80E6D">
        <w:t xml:space="preserve"> in the </w:t>
      </w:r>
      <w:r w:rsidR="005438C5">
        <w:t>19</w:t>
      </w:r>
      <w:r w:rsidR="001C66A1">
        <w:t>6</w:t>
      </w:r>
      <w:r w:rsidR="005438C5">
        <w:t>0s</w:t>
      </w:r>
      <w:r w:rsidR="006326B4">
        <w:t>.</w:t>
      </w:r>
      <w:r w:rsidR="00CE0123">
        <w:t xml:space="preserve"> </w:t>
      </w:r>
      <w:r w:rsidR="00EB3D74">
        <w:t xml:space="preserve">Treatment with </w:t>
      </w:r>
      <w:r w:rsidR="006326B4">
        <w:t xml:space="preserve">either </w:t>
      </w:r>
      <w:r w:rsidR="00EB3D74">
        <w:t xml:space="preserve">of these drugs </w:t>
      </w:r>
      <w:r w:rsidR="00CE0123">
        <w:t>during the acute stage</w:t>
      </w:r>
      <w:r w:rsidR="006326B4">
        <w:t xml:space="preserve"> </w:t>
      </w:r>
      <w:r w:rsidR="00EB3D74">
        <w:t xml:space="preserve">is </w:t>
      </w:r>
      <w:r w:rsidR="00CF0927">
        <w:t>curative in 80-90% of patients</w:t>
      </w:r>
      <w:r w:rsidR="001C66A1">
        <w:t xml:space="preserve"> </w:t>
      </w:r>
      <w:r w:rsidR="001C66A1">
        <w:fldChar w:fldCharType="begin" w:fldLock="1"/>
      </w:r>
      <w:r w:rsidR="009D1926">
        <w:instrText>ADDIN CSL_CITATION {"citationItems":[{"id":"ITEM-1","itemData":{"DOI":"10.1056/NEJMra1410150","author":[{"dropping-particle":"","family":"Bern","given":"C","non-dropping-particle":"","parse-names":false,"suffix":""}],"container-title":"New England Journal of Medicine","id":"ITEM-1","issue":"373","issued":{"date-parts":[["2015"]]},"page":"456-466","title":"Chagas’ Disease","type":"article-journal","volume":"30"},"uris":["http://www.mendeley.com/documents/?uuid=1a5d0a0e-3842-42db-a2f4-82d15c6e3eae"]}],"mendeley":{"formattedCitation":"(3)","plainTextFormattedCitation":"(3)","previouslyFormattedCitation":"(3)"},"properties":{"noteIndex":0},"schema":"https://github.com/citation-style-language/schema/raw/master/csl-citation.json"}</w:instrText>
      </w:r>
      <w:r w:rsidR="001C66A1">
        <w:fldChar w:fldCharType="separate"/>
      </w:r>
      <w:r w:rsidR="001C66A1" w:rsidRPr="0052287D">
        <w:rPr>
          <w:noProof/>
        </w:rPr>
        <w:t>(3)</w:t>
      </w:r>
      <w:r w:rsidR="001C66A1">
        <w:fldChar w:fldCharType="end"/>
      </w:r>
      <w:r w:rsidR="00011D60">
        <w:t>. H</w:t>
      </w:r>
      <w:r w:rsidR="006C3D59">
        <w:t>owever</w:t>
      </w:r>
      <w:r w:rsidR="00EC4B5C">
        <w:t>, in most cases</w:t>
      </w:r>
      <w:r w:rsidR="00FB1912">
        <w:t xml:space="preserve"> of infection</w:t>
      </w:r>
      <w:r w:rsidR="00EC4B5C">
        <w:t xml:space="preserve">, </w:t>
      </w:r>
      <w:r w:rsidR="00E827FA">
        <w:t xml:space="preserve">acute </w:t>
      </w:r>
      <w:r w:rsidR="00EC4B5C">
        <w:t xml:space="preserve">symptoms are mild or </w:t>
      </w:r>
      <w:r w:rsidR="00E827FA">
        <w:t xml:space="preserve">completely </w:t>
      </w:r>
      <w:r w:rsidR="00EC4B5C">
        <w:t>absent</w:t>
      </w:r>
      <w:r w:rsidR="006816C0">
        <w:t xml:space="preserve">. </w:t>
      </w:r>
      <w:proofErr w:type="gramStart"/>
      <w:r w:rsidR="006816C0">
        <w:t xml:space="preserve">The </w:t>
      </w:r>
      <w:r w:rsidR="005228A2">
        <w:t xml:space="preserve">vast majority </w:t>
      </w:r>
      <w:r w:rsidR="00EC4B5C">
        <w:t>of</w:t>
      </w:r>
      <w:proofErr w:type="gramEnd"/>
      <w:r w:rsidR="00EC4B5C">
        <w:t xml:space="preserve"> individuals </w:t>
      </w:r>
      <w:r w:rsidR="00681D6E">
        <w:t xml:space="preserve">therefore </w:t>
      </w:r>
      <w:r w:rsidR="00D479BB">
        <w:t xml:space="preserve">remain </w:t>
      </w:r>
      <w:r w:rsidR="00061F57">
        <w:t>undiagnosed</w:t>
      </w:r>
      <w:r w:rsidR="00681D6E">
        <w:t>,</w:t>
      </w:r>
      <w:r w:rsidR="00061F57">
        <w:t xml:space="preserve"> </w:t>
      </w:r>
      <w:r w:rsidR="00D479BB">
        <w:t>untreated</w:t>
      </w:r>
      <w:r w:rsidR="00AD7597">
        <w:t xml:space="preserve">, </w:t>
      </w:r>
      <w:r w:rsidR="00681D6E">
        <w:t>and</w:t>
      </w:r>
      <w:r w:rsidR="00F035DF">
        <w:t xml:space="preserve"> </w:t>
      </w:r>
      <w:r w:rsidR="00F559DB">
        <w:t>pr</w:t>
      </w:r>
      <w:r w:rsidR="004B0875">
        <w:t>ogress to</w:t>
      </w:r>
      <w:r w:rsidR="00C615BD">
        <w:t xml:space="preserve"> </w:t>
      </w:r>
      <w:r w:rsidR="00EC4B5C">
        <w:t xml:space="preserve">chronic </w:t>
      </w:r>
      <w:r w:rsidR="00C615BD">
        <w:t>infection</w:t>
      </w:r>
      <w:r w:rsidR="00AD7597">
        <w:t>.</w:t>
      </w:r>
      <w:r w:rsidR="00C34D3F">
        <w:t xml:space="preserve"> </w:t>
      </w:r>
      <w:r w:rsidR="005B457E">
        <w:t>P</w:t>
      </w:r>
      <w:r w:rsidR="004F7763">
        <w:t>arasitaemia</w:t>
      </w:r>
      <w:r w:rsidR="005B457E">
        <w:t xml:space="preserve"> is lower at this stage</w:t>
      </w:r>
      <w:r w:rsidR="004F7763">
        <w:t xml:space="preserve"> </w:t>
      </w:r>
      <w:r w:rsidR="005B457E">
        <w:t xml:space="preserve">but is associated </w:t>
      </w:r>
      <w:r w:rsidR="004F7763">
        <w:t xml:space="preserve">with </w:t>
      </w:r>
      <w:r w:rsidR="00C575A0">
        <w:t>rese</w:t>
      </w:r>
      <w:r w:rsidR="00826B0F">
        <w:t xml:space="preserve">rvoirs of </w:t>
      </w:r>
      <w:r w:rsidR="00A53451">
        <w:t>“persister”</w:t>
      </w:r>
      <w:r w:rsidR="005F59AA">
        <w:t xml:space="preserve"> parasite</w:t>
      </w:r>
      <w:r w:rsidR="00432AE1">
        <w:t>s</w:t>
      </w:r>
      <w:r w:rsidR="00CD5152">
        <w:t>,</w:t>
      </w:r>
      <w:r w:rsidR="00432AE1">
        <w:t xml:space="preserve"> do</w:t>
      </w:r>
      <w:r w:rsidR="00A53451">
        <w:t xml:space="preserve">rmant </w:t>
      </w:r>
      <w:r w:rsidR="0006696D">
        <w:t xml:space="preserve">forms refractory to </w:t>
      </w:r>
      <w:r w:rsidR="006E3A76">
        <w:t>drug treatment</w:t>
      </w:r>
      <w:r w:rsidR="005117FA">
        <w:t xml:space="preserve"> and host immune response</w:t>
      </w:r>
      <w:r w:rsidR="00C575A0">
        <w:t xml:space="preserve"> </w:t>
      </w:r>
      <w:r w:rsidR="007E1C07">
        <w:fldChar w:fldCharType="begin" w:fldLock="1"/>
      </w:r>
      <w:r w:rsidR="009D1926">
        <w:instrText>ADDIN CSL_CITATION {"citationItems":[{"id":"ITEM-1","itemData":{"DOI":"10.7554/eLife.34039","ISSN":"2050084X","PMID":"29578409","abstract":"The ability of the Chagas disease agent Trypanosoma cruzi to resist extended in vivo exposure to highly effective trypanocidal compounds prompted us to explore the potential for dormancy and its contribution to failed drug treatments in this infection. We document the development of non-proliferating intracellular amastigotes in vivo and in vitro in the absence of drug treatment. Non-proliferative amastigotes ultimately converted to trypomastigotes and established infections in new host cells. Most significantly, dormant amastigotes were uniquely resistant to extended drug treatment in vivo and in vitro and could re-establish a flourishing infection after as many as 30 days of drug exposure. These results demonstrate a dormancy state in T. cruzi that accounts for the failure of highly cytotoxic compounds to completely resolve the infection. The ability of T. cruzi to establish dormancy throws into question current methods for identifying curative drugs but also suggests alternative therapeutic approaches.","author":[{"dropping-particle":"","family":"Sánchez-Valdéz","given":"Fernando J.","non-dropping-particle":"","parse-names":false,"suffix":""},{"dropping-particle":"","family":"Padilla","given":"Angel","non-dropping-particle":"","parse-names":false,"suffix":""},{"dropping-particle":"","family":"Wang","given":"Wei","non-dropping-particle":"","parse-names":false,"suffix":""},{"dropping-particle":"","family":"Orr","given":"Dylan","non-dropping-particle":"","parse-names":false,"suffix":""},{"dropping-particle":"","family":"Tarleton","given":"Rick L.","non-dropping-particle":"","parse-names":false,"suffix":""}],"container-title":"eLife","id":"ITEM-1","issued":{"date-parts":[["2018"]]},"page":"1-20","title":"Spontaneous dormancy protects trypanosoma cruzi during extended drug exposure","type":"article-journal","volume":"7"},"uris":["http://www.mendeley.com/documents/?uuid=2f76c8f0-05ea-42bd-8cd6-8f6aa9adce18"]},{"id":"ITEM-2","itemData":{"DOI":"10.1038/s41579-019-0238-x","ISSN":"17401534","PMID":"31444481","abstract":"Antimicrobial treatment failure threatens our ability to control infections. In addition to antimicrobial resistance, treatment failures are increasingly understood to derive from cells that survive drug treatment without selection of genetically heritable mutations. Parasitic protozoa, such as Plasmodium species that cause malaria, Toxoplasma gondii and kinetoplastid protozoa, including Trypanosoma cruzi and Leishmania spp., cause millions of deaths globally. These organisms can evolve drug resistance and they also exhibit phenotypic diversity, including the formation of quiescent or dormant forms that contribute to the establishment of long-term infections that are refractory to drug treatment, which we refer to as ‘persister-like cells’. In this Review, we discuss protozoan persister-like cells that have been linked to persistent infections and discuss their impact on therapeutic outcomes following drug treatment.","author":[{"dropping-particle":"","family":"Barrett","given":"Michael P.","non-dropping-particle":"","parse-names":false,"suffix":""},{"dropping-particle":"","family":"Kyle","given":"Dennis E.","non-dropping-particle":"","parse-names":false,"suffix":""},{"dropping-particle":"","family":"Sibley","given":"L. David","non-dropping-particle":"","parse-names":false,"suffix":""},{"dropping-particle":"","family":"Radke","given":"Joshua B.","non-dropping-particle":"","parse-names":false,"suffix":""},{"dropping-particle":"","family":"Tarleton","given":"Rick L.","non-dropping-particle":"","parse-names":false,"suffix":""}],"container-title":"Nature Reviews Microbiology","id":"ITEM-2","issue":"10","issued":{"date-parts":[["2019"]]},"page":"607-620","publisher":"Springer US","title":"Protozoan persister-like cells and drug treatment failure","type":"article-journal","volume":"17"},"uris":["http://www.mendeley.com/documents/?uuid=c15e521a-6bf3-4327-bed7-ec835d2807ff"]}],"mendeley":{"formattedCitation":"(4,5)","plainTextFormattedCitation":"(4,5)","previouslyFormattedCitation":"(4,5)"},"properties":{"noteIndex":0},"schema":"https://github.com/citation-style-language/schema/raw/master/csl-citation.json"}</w:instrText>
      </w:r>
      <w:r w:rsidR="007E1C07">
        <w:fldChar w:fldCharType="separate"/>
      </w:r>
      <w:r w:rsidR="0052287D" w:rsidRPr="0052287D">
        <w:rPr>
          <w:noProof/>
        </w:rPr>
        <w:t>(4,5)</w:t>
      </w:r>
      <w:r w:rsidR="007E1C07">
        <w:fldChar w:fldCharType="end"/>
      </w:r>
      <w:r w:rsidR="00255EB2">
        <w:t xml:space="preserve">. </w:t>
      </w:r>
      <w:ins w:id="0" w:author="Kenneth MacLeod (Staff)" w:date="2025-12-03T12:40:00Z" w16du:dateUtc="2025-12-03T12:40:00Z">
        <w:r w:rsidR="001A660A">
          <w:t xml:space="preserve">The World Health Organisation estimates that </w:t>
        </w:r>
      </w:ins>
      <w:del w:id="1" w:author="Kenneth MacLeod (Staff)" w:date="2025-12-03T12:40:00Z" w16du:dateUtc="2025-12-03T12:40:00Z">
        <w:r w:rsidR="00681D6E" w:rsidDel="001A660A">
          <w:delText>P</w:delText>
        </w:r>
      </w:del>
      <w:ins w:id="2" w:author="Kenneth MacLeod (Staff)" w:date="2025-12-03T12:40:00Z" w16du:dateUtc="2025-12-03T12:40:00Z">
        <w:r w:rsidR="001A660A">
          <w:t>p</w:t>
        </w:r>
      </w:ins>
      <w:r w:rsidR="0061571B">
        <w:t xml:space="preserve">rogressive tissue damage </w:t>
      </w:r>
      <w:r w:rsidR="00910714">
        <w:t xml:space="preserve">resulting </w:t>
      </w:r>
      <w:r w:rsidR="0061571B">
        <w:t>from</w:t>
      </w:r>
      <w:r w:rsidR="00F035DF">
        <w:t xml:space="preserve"> </w:t>
      </w:r>
      <w:r w:rsidR="00363A53">
        <w:t xml:space="preserve">continuous </w:t>
      </w:r>
      <w:r w:rsidR="00F035DF">
        <w:t>low level inflammat</w:t>
      </w:r>
      <w:r w:rsidR="00910714">
        <w:t>ion leads</w:t>
      </w:r>
      <w:r w:rsidR="00CD4896">
        <w:t xml:space="preserve"> to</w:t>
      </w:r>
      <w:r w:rsidR="00363A53" w:rsidRPr="00363A53">
        <w:t xml:space="preserve"> </w:t>
      </w:r>
      <w:r w:rsidR="002977F1">
        <w:t>digestive and cardiac disorders in up to 10% and 30% of cases, respectively</w:t>
      </w:r>
      <w:r w:rsidR="00CD4896">
        <w:t xml:space="preserve">, with </w:t>
      </w:r>
      <w:r w:rsidR="00040903">
        <w:t xml:space="preserve">12,000 deaths </w:t>
      </w:r>
      <w:r w:rsidR="004B1BEA">
        <w:t>occurring per year, mostly</w:t>
      </w:r>
      <w:r w:rsidR="00040903">
        <w:t xml:space="preserve"> due to </w:t>
      </w:r>
      <w:r w:rsidR="00EA432E">
        <w:t>heart failure decades after initial infection</w:t>
      </w:r>
      <w:r w:rsidR="00B23057">
        <w:t xml:space="preserve"> </w:t>
      </w:r>
      <w:r w:rsidR="009D1926">
        <w:fldChar w:fldCharType="begin" w:fldLock="1"/>
      </w:r>
      <w:r w:rsidR="009545A3">
        <w:instrText>ADDIN CSL_CITATION {"citationItems":[{"id":"ITEM-1","itemData":{"URL":"https://www.who.int/health-topics/chagas-disease","author":[{"dropping-particle":"","family":"World Health Organisation","given":"","non-dropping-particle":"","parse-names":false,"suffix":""}],"id":"ITEM-1","issued":{"date-parts":[["0"]]},"title":"Chagas disease (American trypanosomiasis)","type":"webpage"},"uris":["http://www.mendeley.com/documents/?uuid=c10f04ad-62a8-48bb-9ca3-08402130d2eb"]}],"mendeley":{"formattedCitation":"(1)","plainTextFormattedCitation":"(1)","previouslyFormattedCitation":"(1)"},"properties":{"noteIndex":0},"schema":"https://github.com/citation-style-language/schema/raw/master/csl-citation.json"}</w:instrText>
      </w:r>
      <w:r w:rsidR="009D1926">
        <w:fldChar w:fldCharType="separate"/>
      </w:r>
      <w:r w:rsidR="009D1926" w:rsidRPr="009D1926">
        <w:rPr>
          <w:noProof/>
        </w:rPr>
        <w:t>(1)</w:t>
      </w:r>
      <w:r w:rsidR="009D1926">
        <w:fldChar w:fldCharType="end"/>
      </w:r>
      <w:r w:rsidR="00EA432E">
        <w:t>.</w:t>
      </w:r>
      <w:r w:rsidR="00C80E6D">
        <w:t xml:space="preserve"> Benznidazole and nifurtimox are </w:t>
      </w:r>
      <w:r w:rsidR="005438C5">
        <w:t>far less effective when administered in the chronic phase</w:t>
      </w:r>
      <w:r w:rsidR="00150401">
        <w:t xml:space="preserve">, contraindicated for </w:t>
      </w:r>
      <w:r w:rsidR="00E70C34">
        <w:t>some populations,</w:t>
      </w:r>
      <w:r w:rsidR="006B36F3">
        <w:t xml:space="preserve"> and associated with</w:t>
      </w:r>
      <w:r w:rsidR="00FA53C0">
        <w:t xml:space="preserve"> high incidence</w:t>
      </w:r>
      <w:r w:rsidR="00E647B7">
        <w:t xml:space="preserve"> (up to 40%)</w:t>
      </w:r>
      <w:r w:rsidR="00FA53C0">
        <w:t xml:space="preserve"> of</w:t>
      </w:r>
      <w:r w:rsidR="006B36F3">
        <w:t xml:space="preserve"> adverse reaction</w:t>
      </w:r>
      <w:r w:rsidR="00FA53C0">
        <w:t xml:space="preserve"> in older patients</w:t>
      </w:r>
      <w:r w:rsidR="009545A3">
        <w:t xml:space="preserve"> </w:t>
      </w:r>
      <w:r w:rsidR="009545A3">
        <w:fldChar w:fldCharType="begin" w:fldLock="1"/>
      </w:r>
      <w:r w:rsidR="00046082">
        <w:instrText>ADDIN CSL_CITATION {"citationItems":[{"id":"ITEM-1","itemData":{"URL":"https://www.who.int/health-topics/chagas-disease","author":[{"dropping-particle":"","family":"World Health Organisation","given":"","non-dropping-particle":"","parse-names":false,"suffix":""}],"id":"ITEM-1","issued":{"date-parts":[["0"]]},"title":"Chagas disease (American trypanosomiasis)","type":"webpage"},"uris":["http://www.mendeley.com/documents/?uuid=c10f04ad-62a8-48bb-9ca3-08402130d2eb"]}],"mendeley":{"formattedCitation":"(1)","plainTextFormattedCitation":"(1)","previouslyFormattedCitation":"(1)"},"properties":{"noteIndex":0},"schema":"https://github.com/citation-style-language/schema/raw/master/csl-citation.json"}</w:instrText>
      </w:r>
      <w:r w:rsidR="009545A3">
        <w:fldChar w:fldCharType="separate"/>
      </w:r>
      <w:r w:rsidR="009545A3" w:rsidRPr="009545A3">
        <w:rPr>
          <w:noProof/>
        </w:rPr>
        <w:t>(1)</w:t>
      </w:r>
      <w:r w:rsidR="009545A3">
        <w:fldChar w:fldCharType="end"/>
      </w:r>
      <w:r w:rsidR="00813671">
        <w:t>.</w:t>
      </w:r>
      <w:r w:rsidR="0025796A">
        <w:t xml:space="preserve"> There is therefore a pressing need to develop </w:t>
      </w:r>
      <w:r w:rsidR="00BB3CB8">
        <w:t>new medicines.</w:t>
      </w:r>
    </w:p>
    <w:p w14:paraId="14EB6AE4" w14:textId="77777777" w:rsidR="0025796A" w:rsidRDefault="0025796A" w:rsidP="000C6C16">
      <w:pPr>
        <w:spacing w:after="0"/>
        <w:jc w:val="both"/>
      </w:pPr>
    </w:p>
    <w:p w14:paraId="2EEB1C95" w14:textId="12840DC3" w:rsidR="00EA303B" w:rsidRDefault="004C04C3" w:rsidP="000C6C16">
      <w:pPr>
        <w:spacing w:after="0"/>
        <w:jc w:val="both"/>
      </w:pPr>
      <w:r>
        <w:t>Drug discovery and development for</w:t>
      </w:r>
      <w:r w:rsidR="003F618C">
        <w:t xml:space="preserve"> </w:t>
      </w:r>
      <w:r w:rsidR="00686E66">
        <w:t>Chagas</w:t>
      </w:r>
      <w:r w:rsidR="00F448CA">
        <w:t>’</w:t>
      </w:r>
      <w:r w:rsidR="00686E66">
        <w:t xml:space="preserve"> disease </w:t>
      </w:r>
      <w:r w:rsidR="00CF2D70">
        <w:t xml:space="preserve">has </w:t>
      </w:r>
      <w:r w:rsidR="00686E66">
        <w:t xml:space="preserve">suffered </w:t>
      </w:r>
      <w:r w:rsidR="009533BC">
        <w:t xml:space="preserve">from </w:t>
      </w:r>
      <w:r w:rsidR="00950CDA">
        <w:t>historic underfund</w:t>
      </w:r>
      <w:r w:rsidR="009533BC">
        <w:t>ing</w:t>
      </w:r>
      <w:r w:rsidR="00CF2D70">
        <w:t xml:space="preserve"> </w:t>
      </w:r>
      <w:r w:rsidR="00A57AFE">
        <w:fldChar w:fldCharType="begin" w:fldLock="1"/>
      </w:r>
      <w:r w:rsidR="009545A3">
        <w:instrText>ADDIN CSL_CITATION {"citationItems":[{"id":"ITEM-1","itemData":{"DOI":"10.1038/nrmicro.2016.193","ISSN":"17401534","PMID":"28239154","abstract":"The WHO recognizes human African trypanosomiasis, Chagas disease and the leishmaniases as neglected tropical diseases. These diseases are caused by parasitic trypanosomatids and range in severity from mild and self-curing to near invariably fatal. Public health advances have substantially decreased the effect of these diseases in recent decades but alone will not eliminate them. In this Review, we discuss why new drugs against trypanosomatids are required, approaches that are under investigation to develop new drugs and why the drug discovery pipeline remains essentially unfilled. In addition, we consider the important challenges to drug discovery strategies and the new technologies that can address them. The combination of new drugs, new technologies and public health initiatives is essential for the management, and hopefully eventual elimination, of trypanosomatid diseases from the human population.","author":[{"dropping-particle":"","family":"Field","given":"Mark C.","non-dropping-particle":"","parse-names":false,"suffix":""},{"dropping-particle":"","family":"Horn","given":"David","non-dropping-particle":"","parse-names":false,"suffix":""},{"dropping-particle":"","family":"Fairlamb","given":"Alan H.","non-dropping-particle":"","parse-names":false,"suffix":""},{"dropping-particle":"","family":"Ferguson","given":"Michael A.J.","non-dropping-particle":"","parse-names":false,"suffix":""},{"dropping-particle":"","family":"Gray","given":"David W.","non-dropping-particle":"","parse-names":false,"suffix":""},{"dropping-particle":"","family":"Read","given":"Kevin D.","non-dropping-particle":"","parse-names":false,"suffix":""},{"dropping-particle":"","family":"Rycker","given":"Manu","non-dropping-particle":"De","parse-names":false,"suffix":""},{"dropping-particle":"","family":"Torrie","given":"Leah S.","non-dropping-particle":"","parse-names":false,"suffix":""},{"dropping-particle":"","family":"Wyatt","given":"Paul G.","non-dropping-particle":"","parse-names":false,"suffix":""},{"dropping-particle":"","family":"Wyllie","given":"Susan","non-dropping-particle":"","parse-names":false,"suffix":""},{"dropping-particle":"","family":"Gilbert","given":"Ian H.","non-dropping-particle":"","parse-names":false,"suffix":""}],"container-title":"Nature Reviews Microbiology","id":"ITEM-1","issue":"4","issued":{"date-parts":[["2017"]]},"page":"217-231","title":"Anti-trypanosomatid drug discovery: An ongoing challenge and a continuing need","type":"article-journal","volume":"15"},"uris":["http://www.mendeley.com/documents/?uuid=c5b5c676-cdcb-461d-b9db-b13e0a7a6b73"]}],"mendeley":{"formattedCitation":"(6)","plainTextFormattedCitation":"(6)","previouslyFormattedCitation":"(6)"},"properties":{"noteIndex":0},"schema":"https://github.com/citation-style-language/schema/raw/master/csl-citation.json"}</w:instrText>
      </w:r>
      <w:r w:rsidR="00A57AFE">
        <w:fldChar w:fldCharType="separate"/>
      </w:r>
      <w:r w:rsidR="009D1926" w:rsidRPr="009D1926">
        <w:rPr>
          <w:noProof/>
        </w:rPr>
        <w:t>(6)</w:t>
      </w:r>
      <w:r w:rsidR="00A57AFE">
        <w:fldChar w:fldCharType="end"/>
      </w:r>
      <w:r w:rsidR="00950CDA">
        <w:t xml:space="preserve"> however, i</w:t>
      </w:r>
      <w:r w:rsidR="009A4DCA">
        <w:t>n recent years</w:t>
      </w:r>
      <w:r w:rsidR="00BA2DBA">
        <w:t>,</w:t>
      </w:r>
      <w:r w:rsidR="009A4DCA">
        <w:t xml:space="preserve"> several </w:t>
      </w:r>
      <w:r w:rsidR="00BA2DBA">
        <w:t>charitable foundations</w:t>
      </w:r>
      <w:r w:rsidR="006336DB">
        <w:t xml:space="preserve"> </w:t>
      </w:r>
      <w:r w:rsidR="00585142">
        <w:t xml:space="preserve">and pharmaceutical companies </w:t>
      </w:r>
      <w:r w:rsidR="006336DB">
        <w:t xml:space="preserve">have invested in </w:t>
      </w:r>
      <w:r w:rsidR="00B40E4B">
        <w:t>early discovery</w:t>
      </w:r>
      <w:r w:rsidR="004D7941">
        <w:t xml:space="preserve"> </w:t>
      </w:r>
      <w:r w:rsidR="00FF7681">
        <w:fldChar w:fldCharType="begin" w:fldLock="1"/>
      </w:r>
      <w:r w:rsidR="009545A3">
        <w:instrText>ADDIN CSL_CITATION {"citationItems":[{"id":"ITEM-1","itemData":{"DOI":"10.1038/s41579-022-00777-y","ISBN":"0123456789","ISSN":"17401534","PMID":"35995950","abstract":"Leishmaniasis (visceral and cutaneous), Chagas disease and human African trypanosomiasis cause substantial death and morbidity, particularly in low- and middle-income countries. Although the situation has improved for human African trypanosomiasis, there remains an urgent need for new medicines to treat leishmaniasis and Chagas disease; the clinical development pipeline is particularly sparse for Chagas disease. In this Review, we describe recent advances in our understanding of the biology of the causative pathogens, particularly from the drug discovery perspective, and we explore the progress that has been made in the development of new drug candidates and the identification of promising molecular targets. We also explore the challenges in developing new clinical candidates and discuss potential solutions to overcome such hurdles.","author":[{"dropping-particle":"","family":"Rycker","given":"Manu","non-dropping-particle":"De","parse-names":false,"suffix":""},{"dropping-particle":"","family":"Wyllie","given":"Susan","non-dropping-particle":"","parse-names":false,"suffix":""},{"dropping-particle":"","family":"Horn","given":"David","non-dropping-particle":"","parse-names":false,"suffix":""},{"dropping-particle":"","family":"Read","given":"Kevin D.","non-dropping-particle":"","parse-names":false,"suffix":""},{"dropping-particle":"","family":"Gilbert","given":"Ian H.","non-dropping-particle":"","parse-names":false,"suffix":""}],"container-title":"Nature Reviews Microbiology","id":"ITEM-1","issue":"1","issued":{"date-parts":[["2023"]]},"page":"35-50","publisher":"Springer US","title":"Anti-trypanosomatid drug discovery: progress and challenges","type":"article-journal","volume":"21"},"uris":["http://www.mendeley.com/documents/?uuid=5b90dc16-3750-4052-916e-a8d8a5ef153f"]}],"mendeley":{"formattedCitation":"(7)","plainTextFormattedCitation":"(7)","previouslyFormattedCitation":"(7)"},"properties":{"noteIndex":0},"schema":"https://github.com/citation-style-language/schema/raw/master/csl-citation.json"}</w:instrText>
      </w:r>
      <w:r w:rsidR="00FF7681">
        <w:fldChar w:fldCharType="separate"/>
      </w:r>
      <w:r w:rsidR="009D1926" w:rsidRPr="009D1926">
        <w:rPr>
          <w:noProof/>
        </w:rPr>
        <w:t>(7)</w:t>
      </w:r>
      <w:r w:rsidR="00FF7681">
        <w:fldChar w:fldCharType="end"/>
      </w:r>
      <w:r w:rsidR="00A0511F">
        <w:t>.</w:t>
      </w:r>
      <w:r w:rsidR="00FF7681">
        <w:t xml:space="preserve"> </w:t>
      </w:r>
      <w:r w:rsidR="008B687B">
        <w:t>In c</w:t>
      </w:r>
      <w:r w:rsidR="004D7941">
        <w:t>ollaboration with academic groups researching kinetoplastid biology</w:t>
      </w:r>
      <w:r w:rsidR="008B687B">
        <w:t xml:space="preserve">, substantial progress has been made </w:t>
      </w:r>
      <w:r w:rsidR="00F92F88">
        <w:t xml:space="preserve">in </w:t>
      </w:r>
      <w:r w:rsidR="007D752C">
        <w:t xml:space="preserve">the definition of </w:t>
      </w:r>
      <w:r w:rsidR="00FF784B">
        <w:t xml:space="preserve">an </w:t>
      </w:r>
      <w:r w:rsidR="007D752C">
        <w:t xml:space="preserve">effective </w:t>
      </w:r>
      <w:r w:rsidR="00F92F88">
        <w:t>workflow</w:t>
      </w:r>
      <w:r w:rsidR="00FF784B">
        <w:t xml:space="preserve"> utilising </w:t>
      </w:r>
      <w:r w:rsidR="00F92F88">
        <w:lastRenderedPageBreak/>
        <w:t xml:space="preserve">new </w:t>
      </w:r>
      <w:r w:rsidR="007441E4">
        <w:t>cellular and animal models</w:t>
      </w:r>
      <w:r w:rsidR="00E90E5C">
        <w:t>.</w:t>
      </w:r>
      <w:r w:rsidR="00FE3D45">
        <w:t xml:space="preserve"> </w:t>
      </w:r>
      <w:r w:rsidR="00DD1B2F">
        <w:t>T</w:t>
      </w:r>
      <w:r w:rsidR="003777E3">
        <w:t xml:space="preserve">here are very few </w:t>
      </w:r>
      <w:r w:rsidR="00822CFF">
        <w:t xml:space="preserve">validated molecular targets to support target-based drug discovery against </w:t>
      </w:r>
      <w:r w:rsidR="004B00FE" w:rsidRPr="004B00FE">
        <w:rPr>
          <w:i/>
          <w:iCs/>
        </w:rPr>
        <w:t>T. cruzi</w:t>
      </w:r>
      <w:r w:rsidR="00FE3D45">
        <w:t xml:space="preserve">, </w:t>
      </w:r>
      <w:r w:rsidR="00DD1B2F">
        <w:t xml:space="preserve">and </w:t>
      </w:r>
      <w:r w:rsidR="00FE3D45">
        <w:t xml:space="preserve">phenotypic screening </w:t>
      </w:r>
      <w:r w:rsidR="00EA303B">
        <w:t xml:space="preserve">has </w:t>
      </w:r>
      <w:r w:rsidR="00DD1B2F">
        <w:t xml:space="preserve">therefore </w:t>
      </w:r>
      <w:r w:rsidR="00EA303B">
        <w:t xml:space="preserve">proved an effective </w:t>
      </w:r>
      <w:r w:rsidR="00FE3D45">
        <w:t>means</w:t>
      </w:r>
      <w:r w:rsidR="00EA303B">
        <w:t xml:space="preserve"> to identify new </w:t>
      </w:r>
      <w:r w:rsidR="00EF2923">
        <w:t>chemical start points</w:t>
      </w:r>
      <w:r w:rsidR="00FE3D45">
        <w:t xml:space="preserve">. </w:t>
      </w:r>
      <w:r w:rsidR="00DD1B2F">
        <w:t>However, f</w:t>
      </w:r>
      <w:r w:rsidR="00080395">
        <w:t>urther development and optimisation of</w:t>
      </w:r>
      <w:r w:rsidR="00DD1B2F">
        <w:t xml:space="preserve"> phenotypic screening hit</w:t>
      </w:r>
      <w:r w:rsidR="002412F9">
        <w:t xml:space="preserve"> compounds can be impeded</w:t>
      </w:r>
      <w:r w:rsidR="00B93B2B">
        <w:t xml:space="preserve"> by a lack of knowledge of the </w:t>
      </w:r>
      <w:r w:rsidR="00194D7B">
        <w:t>Mode of Action (MoA)</w:t>
      </w:r>
      <w:r w:rsidR="008277DD">
        <w:t>. T</w:t>
      </w:r>
      <w:r w:rsidR="0030510D">
        <w:t xml:space="preserve">arget deconvolution – the process by which </w:t>
      </w:r>
      <w:r w:rsidR="0001463B">
        <w:t xml:space="preserve">the molecular target </w:t>
      </w:r>
      <w:r w:rsidR="00886819">
        <w:t>i</w:t>
      </w:r>
      <w:r w:rsidR="0001463B">
        <w:t>s identified – is</w:t>
      </w:r>
      <w:r w:rsidR="008277DD">
        <w:t xml:space="preserve"> an </w:t>
      </w:r>
      <w:r w:rsidR="00375326">
        <w:t xml:space="preserve">essential </w:t>
      </w:r>
      <w:r w:rsidR="008277DD">
        <w:t xml:space="preserve">component </w:t>
      </w:r>
      <w:r w:rsidR="00A93862">
        <w:t xml:space="preserve">to allow </w:t>
      </w:r>
      <w:r w:rsidR="00D9799F">
        <w:t xml:space="preserve">a </w:t>
      </w:r>
      <w:r w:rsidR="00375326">
        <w:t xml:space="preserve">rational approach to </w:t>
      </w:r>
      <w:r w:rsidR="00A450F3">
        <w:t>optimisation of new molecules</w:t>
      </w:r>
      <w:r w:rsidR="00225909">
        <w:t xml:space="preserve"> </w:t>
      </w:r>
      <w:r w:rsidR="00225909">
        <w:fldChar w:fldCharType="begin" w:fldLock="1"/>
      </w:r>
      <w:r w:rsidR="009545A3">
        <w:instrText>ADDIN CSL_CITATION {"citationItems":[{"id":"ITEM-1","itemData":{"DOI":"10.3389/fddsv.2023.1185679","abstract":"Understanding the target and mode of action of compounds identified by phenotypic screening can greatly facilitate the process of drug discovery and development. Here, we outline the tools currently available for target identification against the neglected tropical diseases, human African trypanosomiasis, visceral leishmaniasis and Chagas’ disease. We provide examples how these tools can be used to identify and triage undesirable mechanisms, to identify potential toxic liabilities in patients and to manage a balanced portfolio of target-based campaigns. We review the primary targets of drugs that are currently in clinical development that were initially identified via phenotypic screening, and whose modes of action affect protein turnover, RNA trans-splicing or signalling in these protozoan parasites.","author":[{"dropping-particle":"","family":"Fairlamb","given":"Alan H.","non-dropping-particle":"","parse-names":false,"suffix":""},{"dropping-particle":"","family":"Wyllie","given":"Susan","non-dropping-particle":"","parse-names":false,"suffix":""}],"container-title":"Frontiers in Drug Discovery","id":"ITEM-1","issued":{"date-parts":[["2023"]]},"title":"The critical role of mode of action studies in kinetoplastid drug discovery","type":"article-journal","volume":"3"},"uris":["http://www.mendeley.com/documents/?uuid=1ce0772e-3311-4859-a33b-42911e3e5d86"]}],"mendeley":{"formattedCitation":"(8)","plainTextFormattedCitation":"(8)","previouslyFormattedCitation":"(8)"},"properties":{"noteIndex":0},"schema":"https://github.com/citation-style-language/schema/raw/master/csl-citation.json"}</w:instrText>
      </w:r>
      <w:r w:rsidR="00225909">
        <w:fldChar w:fldCharType="separate"/>
      </w:r>
      <w:r w:rsidR="009D1926" w:rsidRPr="009D1926">
        <w:rPr>
          <w:noProof/>
        </w:rPr>
        <w:t>(8)</w:t>
      </w:r>
      <w:r w:rsidR="00225909">
        <w:fldChar w:fldCharType="end"/>
      </w:r>
      <w:r w:rsidR="001B7DFF">
        <w:t>.</w:t>
      </w:r>
      <w:r w:rsidR="00832778">
        <w:t xml:space="preserve"> </w:t>
      </w:r>
      <w:r w:rsidR="00394AB0">
        <w:t>Crucially, t</w:t>
      </w:r>
      <w:r w:rsidR="0033580D">
        <w:t xml:space="preserve">hrough </w:t>
      </w:r>
      <w:r w:rsidR="00765B2A">
        <w:t>such work</w:t>
      </w:r>
      <w:r w:rsidR="00394AB0">
        <w:t>,</w:t>
      </w:r>
      <w:r w:rsidR="00765B2A">
        <w:t xml:space="preserve"> </w:t>
      </w:r>
      <w:r w:rsidR="00832778">
        <w:t>it</w:t>
      </w:r>
      <w:r w:rsidR="00450F5D">
        <w:t xml:space="preserve"> has become apparent that a </w:t>
      </w:r>
      <w:r w:rsidR="00765B2A">
        <w:t xml:space="preserve">very </w:t>
      </w:r>
      <w:r w:rsidR="00450F5D">
        <w:t xml:space="preserve">high </w:t>
      </w:r>
      <w:r w:rsidR="0033580D">
        <w:t xml:space="preserve">proportion </w:t>
      </w:r>
      <w:r w:rsidR="00450F5D">
        <w:t xml:space="preserve">of phenotypic screening hits </w:t>
      </w:r>
      <w:r w:rsidR="006579DB">
        <w:t xml:space="preserve">act through </w:t>
      </w:r>
      <w:r w:rsidR="00450F5D">
        <w:t xml:space="preserve">a </w:t>
      </w:r>
      <w:r w:rsidR="006579DB">
        <w:t xml:space="preserve">relatively </w:t>
      </w:r>
      <w:r w:rsidR="00450F5D">
        <w:t>small number of targets</w:t>
      </w:r>
      <w:r w:rsidR="000C2A05">
        <w:t>. Hence</w:t>
      </w:r>
      <w:r w:rsidR="00832778">
        <w:t xml:space="preserve"> implementation of target deconvolution methodology as early as possible in </w:t>
      </w:r>
      <w:r w:rsidR="000C2A05">
        <w:t xml:space="preserve">phenotypic </w:t>
      </w:r>
      <w:r w:rsidR="00A4048D">
        <w:t xml:space="preserve">drug discovery programmes is critical to allow </w:t>
      </w:r>
      <w:r w:rsidR="00151D82">
        <w:t>de</w:t>
      </w:r>
      <w:r w:rsidR="00A4048D">
        <w:t>prioritisation</w:t>
      </w:r>
      <w:r w:rsidR="00151D82">
        <w:t xml:space="preserve"> of compounds acting through these promiscuous targets in favour of </w:t>
      </w:r>
      <w:r w:rsidR="00CB0E14">
        <w:t xml:space="preserve">novel </w:t>
      </w:r>
      <w:r w:rsidR="005B2535">
        <w:t>MoA</w:t>
      </w:r>
      <w:r w:rsidR="006D2207">
        <w:t xml:space="preserve">. </w:t>
      </w:r>
      <w:r w:rsidR="00F41C07">
        <w:t xml:space="preserve">At the University of Dundee Drug Discovery Unit, we have observed that </w:t>
      </w:r>
      <w:r w:rsidR="00AE4AE7">
        <w:t>approximately 58</w:t>
      </w:r>
      <w:r w:rsidR="00D5575E">
        <w:t xml:space="preserve"> % of </w:t>
      </w:r>
      <w:r w:rsidR="00280551">
        <w:t xml:space="preserve">high-throughput </w:t>
      </w:r>
      <w:r w:rsidR="00D5575E">
        <w:t xml:space="preserve">phenotypic </w:t>
      </w:r>
      <w:r w:rsidR="00280551">
        <w:t xml:space="preserve">screening hits </w:t>
      </w:r>
      <w:r w:rsidR="00F41C07">
        <w:t xml:space="preserve">against </w:t>
      </w:r>
      <w:r w:rsidR="00F41C07" w:rsidRPr="00F41C07">
        <w:rPr>
          <w:i/>
          <w:iCs/>
        </w:rPr>
        <w:t>T. cruzi</w:t>
      </w:r>
      <w:r w:rsidR="00F41C07">
        <w:t xml:space="preserve"> </w:t>
      </w:r>
      <w:r w:rsidR="00771A62">
        <w:t xml:space="preserve">act through </w:t>
      </w:r>
      <w:r w:rsidR="00D20308">
        <w:t>CYP51, a</w:t>
      </w:r>
      <w:r w:rsidR="00D20308" w:rsidRPr="00D20308">
        <w:t xml:space="preserve"> </w:t>
      </w:r>
      <w:r w:rsidR="00D20308" w:rsidRPr="00771A62">
        <w:t>sterol 14α-demethylase</w:t>
      </w:r>
      <w:r w:rsidR="00D20308">
        <w:t xml:space="preserve"> essential for </w:t>
      </w:r>
      <w:r w:rsidR="00E005FA">
        <w:t>membrane function</w:t>
      </w:r>
      <w:r w:rsidR="009509E3">
        <w:t xml:space="preserve"> </w:t>
      </w:r>
      <w:r w:rsidR="009E605F">
        <w:fldChar w:fldCharType="begin" w:fldLock="1"/>
      </w:r>
      <w:r w:rsidR="009545A3">
        <w:instrText>ADDIN CSL_CITATION {"citationItems":[{"id":"ITEM-1","itemData":{"DOI":"10.1371/journal.pntd.0004014","ISSN":"19352735","PMID":"26394211","abstract":"Chagas disease, caused by the protozoan parasite Trypanosoma cruzi (T. cruzi), is a life threatening global health problem with only two drugs available for treatment (benznidazole and nifurtimox), both having variable efficacy in the chronic stage of the disease and high rates of adverse drug reactions. Inhibitors of sterol 14α-demethylase (CYP51) have proven effective against T. cruzi in vitro and in vivo in animal models of Chagas disease. Consequently two azole inhibitors of CYP51 (posaconazole and ravuconazole) have recently entered clinical development by the Drugs for Neglected Diseases initiative. Further new drug treatments for this disease are however still urgently required, particularly having a different mode of action to CYP51 in order to balance the overall risk in the drug discovery portfolio. This need has now been further strengthened by the very recent reports of treatment failure in the clinic for both posaconazole and ravuconazole. To this end and to prevent enrichment of drug candidates against a single target, there is a clear need for a robust high throughput assay for CYP51 inhibition in order to evaluate compounds active against T. cruzi arising from phenotypic screens. A high throughput fluorescence based functional assay using recombinantly expressed T. cruzi CYP51 (Tulahuen strain) is presented here that meets this requirement. This assay has proved valuable in prioritising medicinal chemistry resource on only those T. cruzi active series arising from a phenotypic screening campaign where it is clear that the predominant mode of action is likely not via inhibition of CYP51.","author":[{"dropping-particle":"","family":"Riley","given":"Jennifer","non-dropping-particle":"","parse-names":false,"suffix":""},{"dropping-particle":"","family":"Brand","given":"Stephen","non-dropping-particle":"","parse-names":false,"suffix":""},{"dropping-particle":"","family":"Voice","given":"Michael","non-dropping-particle":"","parse-names":false,"suffix":""},{"dropping-particle":"","family":"Caballero","given":"Ivan","non-dropping-particle":"","parse-names":false,"suffix":""},{"dropping-particle":"","family":"Calvo","given":"David","non-dropping-particle":"","parse-names":false,"suffix":""},{"dropping-particle":"","family":"Read","given":"Kevin D.","non-dropping-particle":"","parse-names":false,"suffix":""}],"container-title":"PLoS Neglected Tropical Diseases","id":"ITEM-1","issue":"9","issued":{"date-parts":[["2015"]]},"page":"1-12","title":"Development of a Fluorescence-based Trypanosoma cruzi CYP51 Inhibition Assay for Effective Compound Triaging in Drug Discovery Programmes for Chagas Disease","type":"article-journal","volume":"9"},"uris":["http://www.mendeley.com/documents/?uuid=f7f9b90f-2034-4269-83dd-14c0a8e46815"]}],"mendeley":{"formattedCitation":"(9)","plainTextFormattedCitation":"(9)","previouslyFormattedCitation":"(9)"},"properties":{"noteIndex":0},"schema":"https://github.com/citation-style-language/schema/raw/master/csl-citation.json"}</w:instrText>
      </w:r>
      <w:r w:rsidR="009E605F">
        <w:fldChar w:fldCharType="separate"/>
      </w:r>
      <w:r w:rsidR="009D1926" w:rsidRPr="009D1926">
        <w:rPr>
          <w:noProof/>
        </w:rPr>
        <w:t>(9)</w:t>
      </w:r>
      <w:r w:rsidR="009E605F">
        <w:fldChar w:fldCharType="end"/>
      </w:r>
      <w:r w:rsidR="00280551">
        <w:t xml:space="preserve">. </w:t>
      </w:r>
      <w:r w:rsidR="0050111A">
        <w:t xml:space="preserve">Because of this observation, </w:t>
      </w:r>
      <w:r w:rsidR="0067539C">
        <w:t>we</w:t>
      </w:r>
      <w:r w:rsidR="0050111A">
        <w:t xml:space="preserve"> developed a </w:t>
      </w:r>
      <w:r w:rsidR="0067539C">
        <w:t>high-throug</w:t>
      </w:r>
      <w:r w:rsidR="00DB2C44">
        <w:t>hp</w:t>
      </w:r>
      <w:r w:rsidR="0067539C">
        <w:t xml:space="preserve">ut </w:t>
      </w:r>
      <w:r w:rsidR="00170EF2">
        <w:t>fluorescence-based</w:t>
      </w:r>
      <w:r w:rsidR="00DB2C44">
        <w:t xml:space="preserve"> assay</w:t>
      </w:r>
      <w:r w:rsidR="00CC1F27">
        <w:t xml:space="preserve"> with</w:t>
      </w:r>
      <w:r w:rsidR="00DB2C44">
        <w:t xml:space="preserve"> recombinant enzyme</w:t>
      </w:r>
      <w:r w:rsidR="00F577F1" w:rsidRPr="00F577F1">
        <w:t xml:space="preserve"> </w:t>
      </w:r>
      <w:r w:rsidR="00F577F1">
        <w:t>to enable routine triaging of CYP51 inhibitors</w:t>
      </w:r>
      <w:r w:rsidR="00971E33">
        <w:t xml:space="preserve"> </w:t>
      </w:r>
      <w:r w:rsidR="00763DB5">
        <w:fldChar w:fldCharType="begin" w:fldLock="1"/>
      </w:r>
      <w:r w:rsidR="009545A3">
        <w:instrText>ADDIN CSL_CITATION {"citationItems":[{"id":"ITEM-1","itemData":{"DOI":"10.1371/journal.pntd.0004014","ISSN":"19352735","PMID":"26394211","abstract":"Chagas disease, caused by the protozoan parasite Trypanosoma cruzi (T. cruzi), is a life threatening global health problem with only two drugs available for treatment (benznidazole and nifurtimox), both having variable efficacy in the chronic stage of the disease and high rates of adverse drug reactions. Inhibitors of sterol 14α-demethylase (CYP51) have proven effective against T. cruzi in vitro and in vivo in animal models of Chagas disease. Consequently two azole inhibitors of CYP51 (posaconazole and ravuconazole) have recently entered clinical development by the Drugs for Neglected Diseases initiative. Further new drug treatments for this disease are however still urgently required, particularly having a different mode of action to CYP51 in order to balance the overall risk in the drug discovery portfolio. This need has now been further strengthened by the very recent reports of treatment failure in the clinic for both posaconazole and ravuconazole. To this end and to prevent enrichment of drug candidates against a single target, there is a clear need for a robust high throughput assay for CYP51 inhibition in order to evaluate compounds active against T. cruzi arising from phenotypic screens. A high throughput fluorescence based functional assay using recombinantly expressed T. cruzi CYP51 (Tulahuen strain) is presented here that meets this requirement. This assay has proved valuable in prioritising medicinal chemistry resource on only those T. cruzi active series arising from a phenotypic screening campaign where it is clear that the predominant mode of action is likely not via inhibition of CYP51.","author":[{"dropping-particle":"","family":"Riley","given":"Jennifer","non-dropping-particle":"","parse-names":false,"suffix":""},{"dropping-particle":"","family":"Brand","given":"Stephen","non-dropping-particle":"","parse-names":false,"suffix":""},{"dropping-particle":"","family":"Voice","given":"Michael","non-dropping-particle":"","parse-names":false,"suffix":""},{"dropping-particle":"","family":"Caballero","given":"Ivan","non-dropping-particle":"","parse-names":false,"suffix":""},{"dropping-particle":"","family":"Calvo","given":"David","non-dropping-particle":"","parse-names":false,"suffix":""},{"dropping-particle":"","family":"Read","given":"Kevin D.","non-dropping-particle":"","parse-names":false,"suffix":""}],"container-title":"PLoS Neglected Tropical Diseases","id":"ITEM-1","issue":"9","issued":{"date-parts":[["2015"]]},"page":"1-12","title":"Development of a Fluorescence-based Trypanosoma cruzi CYP51 Inhibition Assay for Effective Compound Triaging in Drug Discovery Programmes for Chagas Disease","type":"article-journal","volume":"9"},"uris":["http://www.mendeley.com/documents/?uuid=f7f9b90f-2034-4269-83dd-14c0a8e46815"]}],"mendeley":{"formattedCitation":"(9)","plainTextFormattedCitation":"(9)","previouslyFormattedCitation":"(9)"},"properties":{"noteIndex":0},"schema":"https://github.com/citation-style-language/schema/raw/master/csl-citation.json"}</w:instrText>
      </w:r>
      <w:r w:rsidR="00763DB5">
        <w:fldChar w:fldCharType="separate"/>
      </w:r>
      <w:r w:rsidR="009D1926" w:rsidRPr="009D1926">
        <w:rPr>
          <w:noProof/>
        </w:rPr>
        <w:t>(9)</w:t>
      </w:r>
      <w:r w:rsidR="00763DB5">
        <w:fldChar w:fldCharType="end"/>
      </w:r>
      <w:r w:rsidR="00170EF2">
        <w:t>.</w:t>
      </w:r>
      <w:r w:rsidR="00CB71B8">
        <w:t xml:space="preserve"> </w:t>
      </w:r>
      <w:r w:rsidR="00130525">
        <w:t>T</w:t>
      </w:r>
      <w:r w:rsidR="007D6D6E">
        <w:t>he next most promiscuous target is</w:t>
      </w:r>
      <w:r w:rsidR="00476458">
        <w:t xml:space="preserve"> </w:t>
      </w:r>
      <w:r w:rsidR="001F6609">
        <w:t>the Q</w:t>
      </w:r>
      <w:r w:rsidR="001F6609" w:rsidRPr="00F13D97">
        <w:rPr>
          <w:vertAlign w:val="subscript"/>
        </w:rPr>
        <w:t>i</w:t>
      </w:r>
      <w:r w:rsidR="001F6609">
        <w:t xml:space="preserve"> active site of cytochrome </w:t>
      </w:r>
      <w:r w:rsidR="001F6609" w:rsidRPr="00F13D97">
        <w:rPr>
          <w:i/>
          <w:iCs/>
        </w:rPr>
        <w:t>b</w:t>
      </w:r>
      <w:r w:rsidR="001F6609">
        <w:t xml:space="preserve">, part of the cytochrome </w:t>
      </w:r>
      <w:r w:rsidR="001F6609" w:rsidRPr="00F13D97">
        <w:rPr>
          <w:i/>
          <w:iCs/>
        </w:rPr>
        <w:t>bc1</w:t>
      </w:r>
      <w:r w:rsidR="001F6609">
        <w:t xml:space="preserve"> complex of the electron transport chain, </w:t>
      </w:r>
      <w:r w:rsidR="008E0B85">
        <w:t xml:space="preserve">with </w:t>
      </w:r>
      <w:r w:rsidR="004967B2">
        <w:t>a</w:t>
      </w:r>
      <w:r w:rsidR="00332C0A">
        <w:t xml:space="preserve"> typical </w:t>
      </w:r>
      <w:r w:rsidR="004967B2">
        <w:t>frequency</w:t>
      </w:r>
      <w:r w:rsidR="008E0B85">
        <w:t xml:space="preserve"> of </w:t>
      </w:r>
      <w:r w:rsidR="009C0947">
        <w:t>approximately 20</w:t>
      </w:r>
      <w:r w:rsidR="008E0B85">
        <w:t xml:space="preserve"> %</w:t>
      </w:r>
      <w:r w:rsidR="00332C0A">
        <w:t xml:space="preserve"> of phenotypic hits</w:t>
      </w:r>
      <w:r w:rsidR="009C0947">
        <w:t xml:space="preserve"> </w:t>
      </w:r>
      <w:r w:rsidR="009C0947">
        <w:fldChar w:fldCharType="begin" w:fldLock="1"/>
      </w:r>
      <w:r w:rsidR="009545A3">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f058c0db-1fec-4e56-a180-8fb88149e32a"]}],"mendeley":{"formattedCitation":"(10)","plainTextFormattedCitation":"(10)","previouslyFormattedCitation":"(10)"},"properties":{"noteIndex":0},"schema":"https://github.com/citation-style-language/schema/raw/master/csl-citation.json"}</w:instrText>
      </w:r>
      <w:r w:rsidR="009C0947">
        <w:fldChar w:fldCharType="separate"/>
      </w:r>
      <w:r w:rsidR="009D1926" w:rsidRPr="009D1926">
        <w:rPr>
          <w:noProof/>
        </w:rPr>
        <w:t>(10)</w:t>
      </w:r>
      <w:r w:rsidR="009C0947">
        <w:fldChar w:fldCharType="end"/>
      </w:r>
      <w:r w:rsidR="00AF7235">
        <w:t xml:space="preserve">. </w:t>
      </w:r>
      <w:r w:rsidR="00E67CD9">
        <w:t xml:space="preserve">We have previously assembled a panel of </w:t>
      </w:r>
      <w:r w:rsidR="00E67CD9" w:rsidRPr="00E7206E">
        <w:rPr>
          <w:i/>
          <w:iCs/>
        </w:rPr>
        <w:t>T. cruzi</w:t>
      </w:r>
      <w:r w:rsidR="00E67CD9">
        <w:t xml:space="preserve"> clones </w:t>
      </w:r>
      <w:r w:rsidR="00363110">
        <w:t xml:space="preserve">bearing a variety of mutations in </w:t>
      </w:r>
      <w:r w:rsidR="00E575C2">
        <w:t>the cytochrome</w:t>
      </w:r>
      <w:r w:rsidR="00363110" w:rsidRPr="00E7206E">
        <w:rPr>
          <w:i/>
          <w:iCs/>
        </w:rPr>
        <w:t xml:space="preserve"> b</w:t>
      </w:r>
      <w:r w:rsidR="00E575C2">
        <w:t xml:space="preserve"> gene</w:t>
      </w:r>
      <w:r w:rsidR="00363110">
        <w:t xml:space="preserve">, </w:t>
      </w:r>
      <w:r w:rsidR="00FB1FEE">
        <w:t xml:space="preserve">each of which confers varying susceptibility to cytochrome </w:t>
      </w:r>
      <w:r w:rsidR="00FB1FEE" w:rsidRPr="0074268E">
        <w:rPr>
          <w:i/>
          <w:iCs/>
        </w:rPr>
        <w:t>b</w:t>
      </w:r>
      <w:r w:rsidR="00FB1FEE">
        <w:t xml:space="preserve"> inhibitors</w:t>
      </w:r>
      <w:r w:rsidR="00641010">
        <w:t xml:space="preserve"> </w:t>
      </w:r>
      <w:r w:rsidR="00641010">
        <w:fldChar w:fldCharType="begin" w:fldLock="1"/>
      </w:r>
      <w:r w:rsidR="009545A3">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f058c0db-1fec-4e56-a180-8fb88149e32a"]}],"mendeley":{"formattedCitation":"(10)","plainTextFormattedCitation":"(10)","previouslyFormattedCitation":"(10)"},"properties":{"noteIndex":0},"schema":"https://github.com/citation-style-language/schema/raw/master/csl-citation.json"}</w:instrText>
      </w:r>
      <w:r w:rsidR="00641010">
        <w:fldChar w:fldCharType="separate"/>
      </w:r>
      <w:r w:rsidR="009D1926" w:rsidRPr="009D1926">
        <w:rPr>
          <w:noProof/>
        </w:rPr>
        <w:t>(10)</w:t>
      </w:r>
      <w:r w:rsidR="00641010">
        <w:fldChar w:fldCharType="end"/>
      </w:r>
      <w:r w:rsidR="00CB71B8">
        <w:t>.</w:t>
      </w:r>
      <w:r w:rsidR="00832904">
        <w:t xml:space="preserve"> </w:t>
      </w:r>
      <w:r w:rsidR="00B00100">
        <w:t xml:space="preserve">Compared to wild-type </w:t>
      </w:r>
      <w:r w:rsidR="00B00100" w:rsidRPr="00B00100">
        <w:rPr>
          <w:i/>
          <w:iCs/>
        </w:rPr>
        <w:t>T. cruzi</w:t>
      </w:r>
      <w:r w:rsidR="00B00100">
        <w:t>, a</w:t>
      </w:r>
      <w:r w:rsidR="00FB1FEE">
        <w:t xml:space="preserve"> shift in potency</w:t>
      </w:r>
      <w:r w:rsidR="00BE54B0">
        <w:t xml:space="preserve"> of hit compounds </w:t>
      </w:r>
      <w:r w:rsidR="00B00100">
        <w:t>in these lines</w:t>
      </w:r>
      <w:r w:rsidR="00243ECC">
        <w:t xml:space="preserve"> (either </w:t>
      </w:r>
      <w:r w:rsidR="00150095">
        <w:t xml:space="preserve">resistance or hyper-sensitivity) </w:t>
      </w:r>
      <w:r w:rsidR="00832904">
        <w:t>indicat</w:t>
      </w:r>
      <w:r w:rsidR="00B00100">
        <w:t>es</w:t>
      </w:r>
      <w:r w:rsidR="00832904">
        <w:t xml:space="preserve"> involvement of cytochrome </w:t>
      </w:r>
      <w:proofErr w:type="gramStart"/>
      <w:r w:rsidR="00832904" w:rsidRPr="00E575C2">
        <w:rPr>
          <w:i/>
          <w:iCs/>
        </w:rPr>
        <w:t>b</w:t>
      </w:r>
      <w:r w:rsidR="00B63020">
        <w:t>,</w:t>
      </w:r>
      <w:r w:rsidR="006A610A">
        <w:t xml:space="preserve"> </w:t>
      </w:r>
      <w:r w:rsidR="00D85008">
        <w:t>and</w:t>
      </w:r>
      <w:proofErr w:type="gramEnd"/>
      <w:r w:rsidR="00D85008">
        <w:t xml:space="preserve"> is therefore one way of </w:t>
      </w:r>
      <w:r w:rsidR="00021BE9">
        <w:t>triaging compounds</w:t>
      </w:r>
      <w:r w:rsidR="00F83784">
        <w:t>.</w:t>
      </w:r>
    </w:p>
    <w:p w14:paraId="0CB43E06" w14:textId="77777777" w:rsidR="00EA303B" w:rsidRDefault="00EA303B" w:rsidP="000C6C16">
      <w:pPr>
        <w:spacing w:after="0"/>
        <w:jc w:val="both"/>
      </w:pPr>
    </w:p>
    <w:p w14:paraId="7D1E2C94" w14:textId="55540059" w:rsidR="0052287D" w:rsidRPr="0052287D" w:rsidRDefault="00CD1695" w:rsidP="0052287D">
      <w:pPr>
        <w:spacing w:after="0"/>
        <w:jc w:val="both"/>
      </w:pPr>
      <w:r>
        <w:t>Metabolomic</w:t>
      </w:r>
      <w:r w:rsidR="00FB4C55">
        <w:t xml:space="preserve"> profiling</w:t>
      </w:r>
      <w:r>
        <w:t xml:space="preserve">, </w:t>
      </w:r>
      <w:r w:rsidR="00D621B4">
        <w:t>w</w:t>
      </w:r>
      <w:r w:rsidR="00230C59">
        <w:t>here</w:t>
      </w:r>
      <w:r w:rsidR="004F66F7" w:rsidRPr="004F66F7">
        <w:t xml:space="preserve"> measurement of changes in abundance of endogenous small molecules within a biological sample in response to chemical challenge can indicate dysregulation of specific metabolic pathways</w:t>
      </w:r>
      <w:r w:rsidR="00230C59">
        <w:t xml:space="preserve">, is </w:t>
      </w:r>
      <w:r w:rsidR="004569AE">
        <w:t>a methodology</w:t>
      </w:r>
      <w:r w:rsidR="00DA48DA">
        <w:t xml:space="preserve"> </w:t>
      </w:r>
      <w:r w:rsidR="00230C59">
        <w:t>well-suited</w:t>
      </w:r>
      <w:r w:rsidR="004569AE">
        <w:t xml:space="preserve"> to the </w:t>
      </w:r>
      <w:r w:rsidR="00E91243">
        <w:t xml:space="preserve">identification </w:t>
      </w:r>
      <w:r w:rsidR="00E91243">
        <w:lastRenderedPageBreak/>
        <w:t>and characterisation</w:t>
      </w:r>
      <w:r w:rsidR="004569AE">
        <w:t xml:space="preserve"> of drug MoA</w:t>
      </w:r>
      <w:r w:rsidR="00230C59">
        <w:t xml:space="preserve"> </w:t>
      </w:r>
      <w:r w:rsidR="00230C59">
        <w:fldChar w:fldCharType="begin" w:fldLock="1"/>
      </w:r>
      <w:r w:rsidR="009545A3">
        <w:instrText>ADDIN CSL_CITATION {"citationItems":[{"id":"ITEM-1","itemData":{"DOI":"10.1002/iub.1697","ISSN":"15216551","PMID":"29210173","abstract":"Phenotypic assays are becoming increasingly more common among drug discovery practices, expanding drug target diversity as lead compounds identified through such screens are not limited to known targets. While increasing diversity is beneficial to the drug discovery process and the fight against disease, the unknown modes of action of new lead compounds can hamper drug discovery as, in most cases, the process of lead compound optimization is made difficult due to the unknown nature of the target; blindly changing substituents can prove fruitless due to the inexhaustible number of potential combinations, and it is therefore desirable to rapidly identify the targets of lead compounds developed through phenotypic screening. In addition, leads identified through target-based screening often have off-target effects that contribute towards drug toxicity, and by identifying those secondary targets, the drugs can be improved. However, the identification of a leads mode of action is far from trivial and now represents a major bottleneck in the drug discovery pipeline. This review looks at some of the recent developments in the identification of drug modes of action, focusing on phenotype-based methods using metabolomics, proteomics, transcriptomics, and genomics to detect changes in phenotype in response to the presence of the drug, and affinity-based methods using modified/unmodified drug as bait to capture and identify targets. © 2017 IUBMB Life, 70(1):9–22, 2018.","author":[{"dropping-particle":"","family":"Tulloch","given":"Lindsay B.","non-dropping-particle":"","parse-names":false,"suffix":""},{"dropping-particle":"","family":"Menzies","given":"Stefanie K.","non-dropping-particle":"","parse-names":false,"suffix":""},{"dropping-particle":"","family":"Coron","given":"Ross P.","non-dropping-particle":"","parse-names":false,"suffix":""},{"dropping-particle":"","family":"Roberts","given":"Matthew D.","non-dropping-particle":"","parse-names":false,"suffix":""},{"dropping-particle":"","family":"Florence","given":"Gordon J.","non-dropping-particle":"","parse-names":false,"suffix":""},{"dropping-particle":"","family":"Smith","given":"Terry K.","non-dropping-particle":"","parse-names":false,"suffix":""}],"container-title":"IUBMB Life","id":"ITEM-1","issue":"1","issued":{"date-parts":[["2018"]]},"page":"9-22","title":"Direct and indirect approaches to identify drug modes of action","type":"article-journal","volume":"70"},"uris":["http://www.mendeley.com/documents/?uuid=c41e2f5c-b0f8-45ed-b667-db094cf28c46"]}],"mendeley":{"formattedCitation":"(11)","plainTextFormattedCitation":"(11)","previouslyFormattedCitation":"(11)"},"properties":{"noteIndex":0},"schema":"https://github.com/citation-style-language/schema/raw/master/csl-citation.json"}</w:instrText>
      </w:r>
      <w:r w:rsidR="00230C59">
        <w:fldChar w:fldCharType="separate"/>
      </w:r>
      <w:r w:rsidR="009D1926" w:rsidRPr="009D1926">
        <w:rPr>
          <w:noProof/>
        </w:rPr>
        <w:t>(11)</w:t>
      </w:r>
      <w:r w:rsidR="00230C59">
        <w:fldChar w:fldCharType="end"/>
      </w:r>
      <w:r w:rsidR="00BC5CB0">
        <w:t xml:space="preserve">. Although, </w:t>
      </w:r>
      <w:r w:rsidR="00E91243">
        <w:t xml:space="preserve">in the context of anti-infective </w:t>
      </w:r>
      <w:r w:rsidR="005507ED">
        <w:t xml:space="preserve">drug </w:t>
      </w:r>
      <w:r w:rsidR="00522E6B">
        <w:t>discovery</w:t>
      </w:r>
      <w:r w:rsidR="006A610A">
        <w:t xml:space="preserve"> and</w:t>
      </w:r>
      <w:r w:rsidR="00522E6B">
        <w:t xml:space="preserve"> </w:t>
      </w:r>
      <w:r w:rsidR="005507ED">
        <w:t>development</w:t>
      </w:r>
      <w:r w:rsidR="00522E6B">
        <w:t>,</w:t>
      </w:r>
      <w:r w:rsidR="00DB06B9">
        <w:t xml:space="preserve"> </w:t>
      </w:r>
      <w:r w:rsidR="00BC5CB0">
        <w:t xml:space="preserve">metabolomic profiling has been </w:t>
      </w:r>
      <w:r w:rsidR="00DB06B9">
        <w:t>more widely used for biomarker and target discovery</w:t>
      </w:r>
      <w:r w:rsidR="005507ED">
        <w:t xml:space="preserve"> </w:t>
      </w:r>
      <w:r w:rsidR="005507ED">
        <w:fldChar w:fldCharType="begin" w:fldLock="1"/>
      </w:r>
      <w:r w:rsidR="009545A3">
        <w:instrText>ADDIN CSL_CITATION {"citationItems":[{"id":"ITEM-1","itemData":{"DOI":"10.1039/d1mo00017a","ISSN":"25154184","PMID":"34125125","abstract":"Metabolomics has emerged as an invaluable tool that can be used along with genomics, transcriptomics and proteomics to understand host-pathogen interactions at small-molecule levels. Metabolomics has been used to study a variety of infectious diseases and applications. The most common application of metabolomics is for prognostic and diagnostic purposes, specifically the screening of disease-specific biomarkers by either NMR-based or mass spectrometry-based metabolomics. In addition, metabolomics is of great significance for the discovery of druggable metabolic enzymes and/or metabolic regulators through the use of state-of-the-art flux analysis, for example,viathe elucidation of metabolic mechanisms. This review discusses the application of metabolomics technologies to biomarker screening, the discovery of drug targets in infectious diseases such as viral, bacterial and parasite infections and immunometabolomics, highlights the challenges associated with accessing metabolite compartmentalization and discusses the available tools for determining local metabolite concentrations.","author":[{"dropping-particle":"","family":"Tounta","given":"Vivian","non-dropping-particle":"","parse-names":false,"suffix":""},{"dropping-particle":"","family":"Liu","given":"Yi","non-dropping-particle":"","parse-names":false,"suffix":""},{"dropping-particle":"","family":"Cheyne","given":"Ashleigh","non-dropping-particle":"","parse-names":false,"suffix":""},{"dropping-particle":"","family":"Larrouy-Maumus","given":"Gerald","non-dropping-particle":"","parse-names":false,"suffix":""}],"container-title":"Molecular Omics","id":"ITEM-1","issue":"3","issued":{"date-parts":[["2021"]]},"page":"376-393","publisher":"Royal Society of Chemistry","title":"Metabolomics in infectious diseases and drug discovery","type":"article-journal","volume":"17"},"uris":["http://www.mendeley.com/documents/?uuid=93343daa-cb68-4141-9c4c-b6a214f2d2fb"]}],"mendeley":{"formattedCitation":"(12)","plainTextFormattedCitation":"(12)","previouslyFormattedCitation":"(12)"},"properties":{"noteIndex":0},"schema":"https://github.com/citation-style-language/schema/raw/master/csl-citation.json"}</w:instrText>
      </w:r>
      <w:r w:rsidR="005507ED">
        <w:fldChar w:fldCharType="separate"/>
      </w:r>
      <w:r w:rsidR="009D1926" w:rsidRPr="009D1926">
        <w:rPr>
          <w:noProof/>
        </w:rPr>
        <w:t>(12)</w:t>
      </w:r>
      <w:r w:rsidR="005507ED">
        <w:fldChar w:fldCharType="end"/>
      </w:r>
      <w:r w:rsidR="00BC5CB0">
        <w:t xml:space="preserve">, </w:t>
      </w:r>
      <w:r w:rsidR="009639AF">
        <w:t>there are many examples of successful ta</w:t>
      </w:r>
      <w:r w:rsidR="002B0370">
        <w:t xml:space="preserve">rget deconvolution </w:t>
      </w:r>
      <w:r w:rsidR="009639AF">
        <w:t xml:space="preserve">studies in </w:t>
      </w:r>
      <w:r w:rsidR="0031073D">
        <w:t xml:space="preserve">protozoan </w:t>
      </w:r>
      <w:r w:rsidR="009639AF">
        <w:t xml:space="preserve">pathogens </w:t>
      </w:r>
      <w:r w:rsidR="00976386">
        <w:t xml:space="preserve">including kinetoplastids and </w:t>
      </w:r>
      <w:del w:id="3" w:author="Kenneth MacLeod (Staff)" w:date="2025-12-03T12:40:00Z" w16du:dateUtc="2025-12-03T12:40:00Z">
        <w:r w:rsidR="00976386" w:rsidDel="00B23057">
          <w:delText>p</w:delText>
        </w:r>
      </w:del>
      <w:ins w:id="4" w:author="Kenneth MacLeod (Staff)" w:date="2025-12-03T12:40:00Z" w16du:dateUtc="2025-12-03T12:40:00Z">
        <w:r w:rsidR="00B23057" w:rsidRPr="00B23057">
          <w:rPr>
            <w:i/>
            <w:iCs/>
            <w:rPrChange w:id="5" w:author="Kenneth MacLeod (Staff)" w:date="2025-12-03T12:40:00Z" w16du:dateUtc="2025-12-03T12:40:00Z">
              <w:rPr/>
            </w:rPrChange>
          </w:rPr>
          <w:t>P</w:t>
        </w:r>
      </w:ins>
      <w:r w:rsidR="00976386" w:rsidRPr="00B23057">
        <w:rPr>
          <w:i/>
          <w:iCs/>
          <w:rPrChange w:id="6" w:author="Kenneth MacLeod (Staff)" w:date="2025-12-03T12:40:00Z" w16du:dateUtc="2025-12-03T12:40:00Z">
            <w:rPr/>
          </w:rPrChange>
        </w:rPr>
        <w:t>lasmodium</w:t>
      </w:r>
      <w:r w:rsidR="00976386">
        <w:t xml:space="preserve"> </w:t>
      </w:r>
      <w:r w:rsidR="002B0370">
        <w:fldChar w:fldCharType="begin" w:fldLock="1"/>
      </w:r>
      <w:r w:rsidR="009545A3">
        <w:instrText>ADDIN CSL_CITATION {"citationItems":[{"id":"ITEM-1","itemData":{"DOI":"10.1017/S0031182013000814","ISSN":"14698161","PMID":"23734876","abstract":"SUMMARY The discovery, development and optimal utilization of pharmaceuticals can be greatly enhanced by knowledge of their modes of action. However, many drugs currently on the market act by unknown mechanisms. Untargeted metabolomics offers the potential to discover modes of action for drugs that perturb cellular metabolism. Development of high resolution LC-MS methods and improved data analysis software now allows rapid detection of drug-induced changes to cellular metabolism in an untargeted manner. Several studies have demonstrated the ability of untargeted metabolomics to provide unbiased target discovery for antimicrobial drugs, in particular for antiprotozoal agents. Furthermore, the utilization of targeted metabolomics techniques has enabled validation of existing hypotheses regarding antiprotozoal drug mechanisms. Metabolomics approaches are likely to assist with optimization of new drug candidates by identification of drug targets, and by allowing detailed characterization of modes of action and resistance of existing and novel antiprotozoal drugs. © Cambridge University Press 2013.","author":[{"dropping-particle":"","family":"Creek","given":"Darren J.","non-dropping-particle":"","parse-names":false,"suffix":""},{"dropping-particle":"","family":"Barrett","given":"Michael P.","non-dropping-particle":"","parse-names":false,"suffix":""}],"container-title":"Parasitology","id":"ITEM-1","issue":"1","issued":{"date-parts":[["2014"]]},"page":"83-92","title":"Determination of antiprotozoal drug mechanisms by metabolomics approaches","type":"article-journal","volume":"141"},"uris":["http://www.mendeley.com/documents/?uuid=7d3c1221-cb4f-4317-b1d5-6bf44cca0e50"]},{"id":"ITEM-2","itemData":{"DOI":"10.1177/1087057114551519","ISSN":"1552454X","PMID":"25281738","abstract":"Metabolomics-based studies are proving of great utility in the analysis of modes of action (MOAs) and resistance mechanisms of drugs in parasitic protozoa. They have helped to determine the MOA of eflornithine, half of the gold standard combination therapy in use against human African trypanosomiasis (HAT), as well as the mechanism of resistance to this drug. In Leishmania, metabolomics has also given insight into the MOA of miltefosine, an alkylphospholipid. Several studies on antimony resistance in Leishmania have been conducted, analyzing the metabolic content of resistant lines, offering clues as to the MOA of this class of drugs. A study of chloroquine resistance in Plasmodium falciparum combined metabolomics techniques with other genetic and proteomic techniques to offer new insight into the role of the PfCRT protein. The MOA and mechanism of resistance to a group of halogenated pyrimidines in Trypanosoma brucei have also recently been elucidated. Effective as metabolomics techniques are, care must be taken in the design and implementation of these experiments, to ensure the resulting data are meaningful. This review outlines the steps required to conduct a metabolomics experiment as well as provide an overview of metabolomics-based drug research in protozoa to date.","author":[{"dropping-particle":"","family":"Vincent","given":"Isabel M.","non-dropping-particle":"","parse-names":false,"suffix":""},{"dropping-particle":"","family":"Barrett","given":"Michael P.","non-dropping-particle":"","parse-names":false,"suffix":""}],"container-title":"Journal of Biomolecular Screening","id":"ITEM-2","issue":"1","issued":{"date-parts":[["2015"]]},"page":"44-55","title":"Metabolomic-based strategies for anti-parasite drug discovery","type":"article-journal","volume":"20"},"uris":["http://www.mendeley.com/documents/?uuid=a7932945-4465-41a2-996f-2743f8182ac7"]},{"id":"ITEM-3","itemData":{"author":[{"dropping-particle":"","family":"Edgar","given":"Rebecca C S","non-dropping-particle":"","parse-names":false,"suffix":""},{"dropping-particle":"","family":"Malcolm","given":"Tess R","non-dropping-particle":"","parse-names":false,"suffix":""},{"dropping-particle":"","family":"Siddiqui","given":"Ghizal","non-dropping-particle":"","parse-names":false,"suffix":""},{"dropping-particle":"","family":"Giannangelo","given":"Carlo","non-dropping-particle":"","parse-names":false,"suffix":""},{"dropping-particle":"","family":"Counihan","given":"Natalie A","non-dropping-particle":"","parse-names":false,"suffix":""},{"dropping-particle":"","family":"Challis","given":"Matthew","non-dropping-particle":"","parse-names":false,"suffix":""},{"dropping-particle":"","family":"Chowdhury","given":"Mrittika","non-dropping-particle":"","parse-names":false,"suffix":""},{"dropping-particle":"","family":"Marfurt","given":"Jutta","non-dropping-particle":"","parse-names":false,"suffix":""},{"dropping-particle":"","family":"Dans","given":"Madeline","non-dropping-particle":"","parse-names":false,"suffix":""},{"dropping-particle":"","family":"Wirjanata","given":"Grennady","non-dropping-particle":"","parse-names":false,"suffix":""},{"dropping-particle":"","family":"Noviyanti","given":"Rintis","non-dropping-particle":"","parse-names":false,"suffix":""},{"dropping-particle":"","family":"Daware","given":"Kajal","non-dropping-particle":"","parse-names":false,"suffix":""},{"dropping-particle":"","family":"Chathura","given":"D","non-dropping-particle":"","parse-names":false,"suffix":""},{"dropping-particle":"","family":"Price","given":"Ric N","non-dropping-particle":"","parse-names":false,"suffix":""},{"dropping-particle":"","family":"Wittlin","given":"Sergio","non-dropping-particle":"","parse-names":false,"suffix":""},{"dropping-particle":"","family":"Avery","given":"Vicky M","non-dropping-particle":"","parse-names":false,"suffix":""},{"dropping-particle":"","family":"Drinkwater","given":"Nyssa","non-dropping-particle":"","parse-names":false,"suffix":""},{"dropping-particle":"","family":"Charman","given":"Susan A","non-dropping-particle":"","parse-names":false,"suffix":""},{"dropping-particle":"","family":"Creek","given":"Darren J","non-dropping-particle":"","parse-names":false,"suffix":""},{"dropping-particle":"","family":"De","given":"Tania F","non-dropping-particle":"","parse-names":false,"suffix":""},{"dropping-particle":"","family":"Scammells","given":"Peter J","non-dropping-particle":"","parse-names":false,"suffix":""},{"dropping-particle":"","family":"Mcgowan","given":"Sheena","non-dropping-particle":"","parse-names":false,"suffix":""}],"id":"ITEM-3","issue":"6","issued":{"date-parts":[["2024"]]},"publisher":"American Society for Microbiology","title":"species antimalarial activity","type":"article-journal","volume":"15"},"uris":["http://www.mendeley.com/documents/?uuid=6aeb85dd-fb23-4fa6-a7fe-dc7e64a5f897"]},{"id":"ITEM-4","itemData":{"abstract":"New antimalarial drug candidates that act via novel mechanisms are urgently needed to combat malaria drug resistance. Here, we describe the multi-omic chemical validation of Plasmodium M1 alanyl metalloaminopeptidase as an attractive drug target using the selective inhibitor, MIPS2673. MIPS2673 demonstrated potent inhibition of recombinant Plasmodium falciparum (PfA-M1) and Plasmodium vivax (PvA-M1) M1 metalloaminopeptidases, with selectivity over other Plasmodium and human aminopeptidases, and displayed excellent in vitro antimalarial activity with no significant host cytotoxicity. Orthogonal label-free chemoproteomic methods based on thermal stability and limited proteolysis of whole parasite lysates revealed that MIPS2673 solely targets PfA-M1 in parasites, with limited proteolysis also enabling estimation of the binding site on PfA-M1 to within ~5 Å of that determined by X-ray crystallography. Finally, functional investigation by untargeted metabolomics demonstrated that MIPS2673 inhibits the key role of PfA-M1 in haemoglobin digestion. Combined, our unbiased multi-omic target deconvolution methods confirmed the on-target activity of MIPS2673, and validated selective inhibition of M1 alanyl metalloaminopeptidase as a promising antimalarial strategy.","author":[{"dropping-particle":"","family":"Giannangelo","given":"Carlo","non-dropping-particle":"","parse-names":false,"suffix":""},{"dropping-particle":"","family":"Challis","given":"Matthew","non-dropping-particle":"","parse-names":false,"suffix":""},{"dropping-particle":"","family":"Siddiqui","given":"Ghizal","non-dropping-particle":"","parse-names":false,"suffix":""},{"dropping-particle":"","family":"Edgar","given":"Rebecca","non-dropping-particle":"","parse-names":false,"suffix":""},{"dropping-particle":"","family":"Malcolm","given":"Tess","non-dropping-particle":"","parse-names":false,"suffix":""},{"dropping-particle":"","family":"Webb","given":"Chaille","non-dropping-particle":"","parse-names":false,"suffix":""},{"dropping-particle":"","family":"Drinkwater","given":"Nyssa","non-dropping-particle":"","parse-names":false,"suffix":""},{"dropping-particle":"","family":"Vinh","given":"Natalie","non-dropping-particle":"","parse-names":false,"suffix":""},{"dropping-particle":"","family":"MacRaild","given":"Christopher","non-dropping-particle":"","parse-names":false,"suffix":""},{"dropping-particle":"","family":"Counihan","given":"Natalie","non-dropping-particle":"","parse-names":false,"suffix":""},{"dropping-particle":"","family":"Duffy","given":"Sandra","non-dropping-particle":"","parse-names":false,"suffix":""},{"dropping-particle":"","family":"Wittlin","given":"Sergio","non-dropping-particle":"","parse-names":false,"suffix":""},{"dropping-particle":"","family":"Devine","given":"Shane","non-dropping-particle":"","parse-names":false,"suffix":""},{"dropping-particle":"","family":"Avery","given":"Vicky","non-dropping-particle":"","parse-names":false,"suffix":""},{"dropping-particle":"de","family":"Koning-Ward","given":"Tania","non-dropping-particle":"","parse-names":false,"suffix":""},{"dropping-particle":"","family":"Scammells","given":"Peter","non-dropping-particle":"","parse-names":false,"suffix":""},{"dropping-particle":"","family":"McGowan","given":"Sheena","non-dropping-particle":"","parse-names":false,"suffix":""},{"dropping-particle":"","family":"Creek","given":"Darren","non-dropping-particle":"","parse-names":false,"suffix":""}],"container-title":"eLife","id":"ITEM-4","issued":{"date-parts":[["2024"]]},"page":"1-32","title":"Chemoproteomics validates selective targeting of Plasmodium M1 alanyl aminopeptidase as an antimalarial strategy","type":"article-journal","volume":"13"},"uris":["http://www.mendeley.com/documents/?uuid=9aeec7a5-085f-4202-b7b0-0c5c60ab356e"]},{"id":"ITEM-5","itemData":{"DOI":"10.1007/s11306-022-01880-0","ISBN":"0123456789","ISSN":"15733890","PMID":"35305174","abstract":"Background: Trypanosoma brucei is the causative agent of Human African Trypanosomiasis (also known as sleeping sickness), a disease causing serious neurological disorders and fatal if left untreated. Due to its lethal pathogenicity, a variety of treatments have been developed over the years, but which have some important limitations such as acute toxicity and parasite resistance. Metabolomics is an innovative tool used to better understand the parasite’s cellular metabolism, and identify new potential targets, modes of action and resistance mechanisms. The metabolomic approach is mainly associated with robust analytical techniques, such as NMR and Mass Spectrometry. Applying these tools to the trypanosome parasite is, thus, useful for providing new insights into the sleeping sickness pathology and guidance towards innovative treatments. Aim of review: The present review aims to comprehensively describe the T. brucei biology and identify targets for new or commercialized antitrypanosomal drugs. Recent metabolomic applications to provide a deeper knowledge about the mechanisms of action of drugs or potential drugs against T. brucei are highlighted. Additionally, the advantages of metabolomics, alone or combined with other methods, are discussed. Key scientific concepts of review: Compared to other parasites, only few studies employing metabolomics have to date been reported on Trypanosoma brucei. Published metabolic studies, treatments and modes of action are discussed. The main interest is to evaluate the metabolomics contribution to the understanding of T. brucei’s metabolism.","author":[{"dropping-particle":"","family":"Fall","given":"Fanta","non-dropping-particle":"","parse-names":false,"suffix":""},{"dropping-particle":"","family":"Mamede","given":"Lucia","non-dropping-particle":"","parse-names":false,"suffix":""},{"dropping-particle":"","family":"Schioppa","given":"Laura","non-dropping-particle":"","parse-names":false,"suffix":""},{"dropping-particle":"","family":"Ledoux","given":"Allison","non-dropping-particle":"","parse-names":false,"suffix":""},{"dropping-particle":"","family":"Tullio","given":"Pascal","non-dropping-particle":"De","parse-names":false,"suffix":""},{"dropping-particle":"","family":"Michels","given":"Paul","non-dropping-particle":"","parse-names":false,"suffix":""},{"dropping-particle":"","family":"Frédérich","given":"Michel","non-dropping-particle":"","parse-names":false,"suffix":""},{"dropping-particle":"","family":"Quetin-Leclercq","given":"Joëlle","non-dropping-particle":"","parse-names":false,"suffix":""}],"container-title":"Metabolomics","id":"ITEM-5","issue":"4","issued":{"date-parts":[["2022"]]},"page":"1-18","publisher":"Springer US","title":"Trypanosoma brucei: Metabolomics for analysis of cellular metabolism and drug discovery","type":"article-journal","volume":"18"},"uris":["http://www.mendeley.com/documents/?uuid=fee45d20-0d16-4a13-a9c5-9583d8d7fc4e"]}],"mendeley":{"formattedCitation":"(13–17)","plainTextFormattedCitation":"(13–17)","previouslyFormattedCitation":"(13–17)"},"properties":{"noteIndex":0},"schema":"https://github.com/citation-style-language/schema/raw/master/csl-citation.json"}</w:instrText>
      </w:r>
      <w:r w:rsidR="002B0370">
        <w:fldChar w:fldCharType="separate"/>
      </w:r>
      <w:r w:rsidR="009D1926" w:rsidRPr="009D1926">
        <w:rPr>
          <w:noProof/>
        </w:rPr>
        <w:t>(13–17)</w:t>
      </w:r>
      <w:r w:rsidR="002B0370">
        <w:fldChar w:fldCharType="end"/>
      </w:r>
      <w:r w:rsidR="005C71E9">
        <w:t>.</w:t>
      </w:r>
      <w:r w:rsidR="002F4D23">
        <w:t xml:space="preserve"> </w:t>
      </w:r>
      <w:r w:rsidR="00F51E71">
        <w:t>S</w:t>
      </w:r>
      <w:r w:rsidR="00E6172A">
        <w:t xml:space="preserve">uch work </w:t>
      </w:r>
      <w:r w:rsidR="00FD0718">
        <w:t xml:space="preserve">tends to involve </w:t>
      </w:r>
      <w:r w:rsidR="0017293E">
        <w:t xml:space="preserve">significant </w:t>
      </w:r>
      <w:r w:rsidR="00322C7F">
        <w:t>effort in the appropriate design of individual experim</w:t>
      </w:r>
      <w:r w:rsidR="00FB2048">
        <w:t>e</w:t>
      </w:r>
      <w:r w:rsidR="00322C7F">
        <w:t>n</w:t>
      </w:r>
      <w:r w:rsidR="00FB2048">
        <w:t>t</w:t>
      </w:r>
      <w:r w:rsidR="00322C7F">
        <w:t>s</w:t>
      </w:r>
      <w:r w:rsidR="00FB2048">
        <w:t xml:space="preserve"> and in the</w:t>
      </w:r>
      <w:r w:rsidR="00322C7F">
        <w:t xml:space="preserve"> </w:t>
      </w:r>
      <w:r w:rsidR="0017293E">
        <w:t xml:space="preserve">manual curation </w:t>
      </w:r>
      <w:r w:rsidR="00FB2048">
        <w:t xml:space="preserve">and review </w:t>
      </w:r>
      <w:r w:rsidR="0017293E">
        <w:t xml:space="preserve">of </w:t>
      </w:r>
      <w:r w:rsidR="006D6BDE">
        <w:t xml:space="preserve">results such that </w:t>
      </w:r>
      <w:r w:rsidR="0017293E">
        <w:t xml:space="preserve">their </w:t>
      </w:r>
      <w:r w:rsidR="002F4D23">
        <w:t xml:space="preserve">interpretation </w:t>
      </w:r>
      <w:r w:rsidR="00156CC5">
        <w:t>provides</w:t>
      </w:r>
      <w:r w:rsidR="002F4D23">
        <w:t xml:space="preserve"> insight. </w:t>
      </w:r>
      <w:r w:rsidR="00FD0718">
        <w:t>For a metabolome profiling assay to be of</w:t>
      </w:r>
      <w:r w:rsidR="002C3DD4">
        <w:t xml:space="preserve"> sufficient utility </w:t>
      </w:r>
      <w:r w:rsidR="00FB2048">
        <w:t>d</w:t>
      </w:r>
      <w:r w:rsidR="00BF7981">
        <w:t xml:space="preserve">uring hit prioritisation in </w:t>
      </w:r>
      <w:r w:rsidR="000810C9">
        <w:t>early drug discovery</w:t>
      </w:r>
      <w:r w:rsidR="002C3DD4">
        <w:t>,</w:t>
      </w:r>
      <w:r w:rsidR="00E367D7">
        <w:t xml:space="preserve"> </w:t>
      </w:r>
      <w:r w:rsidR="001C293B">
        <w:t xml:space="preserve">where </w:t>
      </w:r>
      <w:r w:rsidR="00F67B5F">
        <w:t xml:space="preserve">the aim is to identify </w:t>
      </w:r>
      <w:r w:rsidR="006836EF">
        <w:t>the best compounds for progression as quickly as possible</w:t>
      </w:r>
      <w:r w:rsidR="00E367D7">
        <w:t xml:space="preserve">, </w:t>
      </w:r>
      <w:r w:rsidR="000A3408">
        <w:t xml:space="preserve">standardised </w:t>
      </w:r>
      <w:r w:rsidR="007257EC">
        <w:t xml:space="preserve">experimental </w:t>
      </w:r>
      <w:r w:rsidR="000A3408">
        <w:t>methodology</w:t>
      </w:r>
      <w:r w:rsidR="007257EC">
        <w:t xml:space="preserve"> followed</w:t>
      </w:r>
      <w:r w:rsidR="000A3408">
        <w:t xml:space="preserve"> </w:t>
      </w:r>
      <w:r w:rsidR="007257EC">
        <w:t xml:space="preserve">by </w:t>
      </w:r>
      <w:r w:rsidR="00391F27">
        <w:t xml:space="preserve">analysis of metabolomic data using </w:t>
      </w:r>
      <w:r w:rsidR="00F05157">
        <w:t xml:space="preserve">clustering approaches </w:t>
      </w:r>
      <w:r w:rsidR="006254A0">
        <w:t>(</w:t>
      </w:r>
      <w:r w:rsidR="00F05157">
        <w:t>with minimal data interpretation</w:t>
      </w:r>
      <w:r w:rsidR="006254A0">
        <w:t>) is</w:t>
      </w:r>
      <w:r w:rsidR="00F05157">
        <w:t xml:space="preserve"> </w:t>
      </w:r>
      <w:r w:rsidR="000A3408">
        <w:t xml:space="preserve">a </w:t>
      </w:r>
      <w:r w:rsidR="00F05157">
        <w:t>more appropriate</w:t>
      </w:r>
      <w:r w:rsidR="007257EC">
        <w:t xml:space="preserve"> </w:t>
      </w:r>
      <w:r w:rsidR="00EF76E7">
        <w:t>strategy</w:t>
      </w:r>
      <w:r w:rsidR="001C293B">
        <w:t xml:space="preserve"> </w:t>
      </w:r>
      <w:r w:rsidR="005A3507">
        <w:fldChar w:fldCharType="begin" w:fldLock="1"/>
      </w:r>
      <w:r w:rsidR="009545A3">
        <w:instrText>ADDIN CSL_CITATION {"citationItems":[{"id":"ITEM-1","itemData":{"DOI":"10.1021/acschembio.8b00204","ISSN":"15548937","PMID":"29671577","abstract":"A lack of viable hits, increasing resistance, and limited knowledge on mode of action is hindering drug discovery for many diseases. To optimize prioritization and accelerate the discovery process, a strategy to cluster compounds based on more than chemical structure is required. We show the power of metabolomics in comparing effects on metabolism of 28 different candidate treatments for Leishmaniasis (25 from the GSK Leishmania box, two analogues of Leishmania box series, and amphotericin B as a gold standard treatment), tested in the axenic amastigote form of Leishmania donovani. Capillary electrophoresis-mass spectrometry was applied to identify the metabolic profile of Leishmania donovani, and principal components analysis was used to cluster compounds on potential mode of action, offering a medium throughput screening approach in drug selection/prioritization. The comprehensive and sensitive nature of the data has also made detailed effects of each compound obtainable, providing a resource to assist in further mechanistic studies and prioritization of these compounds for the development of new antileishmanial drugs.","author":[{"dropping-particle":"","family":"Armitage","given":"Emily G.","non-dropping-particle":"","parse-names":false,"suffix":""},{"dropping-particle":"","family":"Godzien","given":"Joanna","non-dropping-particle":"","parse-names":false,"suffix":""},{"dropping-particle":"","family":"Pena","given":"Imanol","non-dropping-particle":"","parse-names":false,"suffix":""},{"dropping-particle":"","family":"López-Gonzálvez","given":"Ángeles","non-dropping-particle":"","parse-names":false,"suffix":""},{"dropping-particle":"","family":"Angulo","given":"Santiago","non-dropping-particle":"","parse-names":false,"suffix":""},{"dropping-particle":"","family":"Gradillas","given":"Ana","non-dropping-particle":"","parse-names":false,"suffix":""},{"dropping-particle":"","family":"Alonso-Herranz","given":"Vanesa","non-dropping-particle":"","parse-names":false,"suffix":""},{"dropping-particle":"","family":"Martín","given":"Julio","non-dropping-particle":"","parse-names":false,"suffix":""},{"dropping-particle":"","family":"Fiandor","given":"Jose M.","non-dropping-particle":"","parse-names":false,"suffix":""},{"dropping-particle":"","family":"Barrett","given":"Michael P.","non-dropping-particle":"","parse-names":false,"suffix":""},{"dropping-particle":"","family":"Gabarro","given":"Raquel","non-dropping-particle":"","parse-names":false,"suffix":""},{"dropping-particle":"","family":"Barbas","given":"Coral","non-dropping-particle":"","parse-names":false,"suffix":""}],"container-title":"ACS Chemical Biology","id":"ITEM-1","issue":"5","issued":{"date-parts":[["2018"]]},"page":"1361-1369","title":"Metabolic Clustering Analysis as a Strategy for Compound Selection in the Drug Discovery Pipeline for Leishmaniasis","type":"article-journal","volume":"13"},"uris":["http://www.mendeley.com/documents/?uuid=8c5561bb-e98b-49ac-ac4d-d32ef35b999b"]}],"mendeley":{"formattedCitation":"(18)","plainTextFormattedCitation":"(18)","previouslyFormattedCitation":"(18)"},"properties":{"noteIndex":0},"schema":"https://github.com/citation-style-language/schema/raw/master/csl-citation.json"}</w:instrText>
      </w:r>
      <w:r w:rsidR="005A3507">
        <w:fldChar w:fldCharType="separate"/>
      </w:r>
      <w:r w:rsidR="009D1926" w:rsidRPr="009D1926">
        <w:rPr>
          <w:noProof/>
        </w:rPr>
        <w:t>(18)</w:t>
      </w:r>
      <w:r w:rsidR="005A3507">
        <w:fldChar w:fldCharType="end"/>
      </w:r>
      <w:r w:rsidR="005A3507">
        <w:t>.</w:t>
      </w:r>
      <w:r w:rsidR="001C293B">
        <w:t xml:space="preserve"> </w:t>
      </w:r>
      <w:r w:rsidR="00964EA7">
        <w:t>S</w:t>
      </w:r>
      <w:r w:rsidR="00960548">
        <w:t xml:space="preserve">uch </w:t>
      </w:r>
      <w:r w:rsidR="00964EA7">
        <w:t>an approach has been</w:t>
      </w:r>
      <w:r w:rsidR="00960548">
        <w:t xml:space="preserve"> </w:t>
      </w:r>
      <w:r w:rsidR="007013CD">
        <w:t>used to classify the</w:t>
      </w:r>
      <w:r w:rsidR="00960548">
        <w:t xml:space="preserve"> MoA of</w:t>
      </w:r>
      <w:r w:rsidR="00522E6B">
        <w:t xml:space="preserve"> the Medicines for Malaria Venture (MMV) “Malaria Box”</w:t>
      </w:r>
      <w:r w:rsidR="007013CD">
        <w:t xml:space="preserve"> of compounds in </w:t>
      </w:r>
      <w:r w:rsidR="007013CD" w:rsidRPr="007013CD">
        <w:rPr>
          <w:i/>
          <w:iCs/>
        </w:rPr>
        <w:t>Plasmodium falciparum</w:t>
      </w:r>
      <w:r w:rsidR="007013CD">
        <w:t>, the causative agent of malaria</w:t>
      </w:r>
      <w:r w:rsidR="00522E6B">
        <w:t xml:space="preserve"> into one of four groups based on their disruptive effects: cellular homeostasis, haemoglobin catabolism, folate biosynthesis or </w:t>
      </w:r>
      <w:proofErr w:type="spellStart"/>
      <w:r w:rsidR="00522E6B">
        <w:t>mtETC</w:t>
      </w:r>
      <w:proofErr w:type="spellEnd"/>
      <w:r w:rsidR="00522E6B">
        <w:t xml:space="preserve">/pyrimidine synthesis, with the remaining 35% unclassified </w:t>
      </w:r>
      <w:r w:rsidR="00522E6B">
        <w:fldChar w:fldCharType="begin" w:fldLock="1"/>
      </w:r>
      <w:r w:rsidR="009545A3">
        <w:instrText>ADDIN CSL_CITATION {"citationItems":[{"id":"ITEM-1","itemData":{"DOI":"10.1128/aac.01224-16","ISSN":"10986596","PMID":"27572391","abstract":"The threat of widespread drug resistance to frontline antimalarials has renewed the urgency for identifying inexpensive chemotherapeutic compounds that are effective against Plasmodium falciparum, the parasite species responsible for the greatest number of malaria-related deaths worldwide. To aid in the fight against malaria, a recent extensive screening campaign has generated thousands of lead compounds with low micromolar activity against blood stage parasites. A subset of these leads has been compiled by the Medicines for Malaria Venture (MMV) into a collection of structurally diverse compounds known as theMMVMalaria Box. Currently, little is known regarding the activity of these Malaria Box compounds on parasite metabolism during intraerythrocytic development, and a majority of the targets for these drugs have yet to be defined. Here we interrogated the in vitro metabolic effects of 189 drugs (including 169 of the drug-like compounds from the Malaria Box) using ultra-high-performance liquid chromatography-mass spectrometry (UHPLC-MS). The resulting metabolic fingerprints provide information on the parasite biochemical pathways affected by pharmacologic intervention and offer a critical blueprint for selecting and advancing lead compounds as next-generation antimalarial drugs. Our results reveal several major classes of metabolic disruption, which allow us to predict the mode of action (MoA) for many of the Malaria Box compounds. We anticipate that future combination therapies will be greatly informed by these results, allowing for the selection of appropriate drug combinations that simultaneously target multiple metabolic pathways, with the aim of eliminating malaria and forestalling the expansion of drug-resistant parasites in the field.","author":[{"dropping-particle":"","family":"Allman","given":"Erik L.","non-dropping-particle":"","parse-names":false,"suffix":""},{"dropping-particle":"","family":"Painter","given":"Heather J.","non-dropping-particle":"","parse-names":false,"suffix":""},{"dropping-particle":"","family":"Samra","given":"Jasmeet","non-dropping-particle":"","parse-names":false,"suffix":""},{"dropping-particle":"","family":"Carrasquilla","given":"Manuela","non-dropping-particle":"","parse-names":false,"suffix":""},{"dropping-particle":"","family":"Llinás","given":"Manuel","non-dropping-particle":"","parse-names":false,"suffix":""}],"container-title":"Antimicrobial Agents and Chemotherapy","id":"ITEM-1","issue":"11","issued":{"date-parts":[["2016"]]},"page":"6635-6643","title":"Metabolomic profiling of the Malaria Box reveals antimalarial target pathways","type":"article-journal","volume":"60"},"uris":["http://www.mendeley.com/documents/?uuid=71a0a0d5-2886-498d-a7cf-2bc7342638ea"]}],"mendeley":{"formattedCitation":"(19)","plainTextFormattedCitation":"(19)","previouslyFormattedCitation":"(19)"},"properties":{"noteIndex":0},"schema":"https://github.com/citation-style-language/schema/raw/master/csl-citation.json"}</w:instrText>
      </w:r>
      <w:r w:rsidR="00522E6B">
        <w:fldChar w:fldCharType="separate"/>
      </w:r>
      <w:r w:rsidR="009D1926" w:rsidRPr="009D1926">
        <w:rPr>
          <w:noProof/>
        </w:rPr>
        <w:t>(19)</w:t>
      </w:r>
      <w:r w:rsidR="00522E6B">
        <w:fldChar w:fldCharType="end"/>
      </w:r>
      <w:r w:rsidR="00522E6B">
        <w:t xml:space="preserve">. </w:t>
      </w:r>
      <w:r w:rsidR="003B3AAC">
        <w:t xml:space="preserve">Others have used metabolomics-based methodology to demonstrate that </w:t>
      </w:r>
      <w:r w:rsidR="00522E6B">
        <w:t>approximately half of the Malaria Box compounds elicit similar</w:t>
      </w:r>
      <w:r w:rsidR="00CE4CFB">
        <w:t xml:space="preserve"> metabolic</w:t>
      </w:r>
      <w:r w:rsidR="00522E6B">
        <w:t xml:space="preserve"> effects to </w:t>
      </w:r>
      <w:r w:rsidR="003B3AAC">
        <w:t>existing drugs</w:t>
      </w:r>
      <w:r w:rsidR="00522E6B">
        <w:t xml:space="preserve"> </w:t>
      </w:r>
      <w:r w:rsidR="00522E6B">
        <w:fldChar w:fldCharType="begin" w:fldLock="1"/>
      </w:r>
      <w:r w:rsidR="009545A3">
        <w:instrText>ADDIN CSL_CITATION {"citationItems":[{"id":"ITEM-1","itemData":{"DOI":"10.1128/AAC.01226-16","ISSN":"10986596","PMID":"27572396","abstract":"High-throughput phenotypic screening of chemical libraries has resulted in the identification of thousands of compounds with potent antimalarial activity, although in most cases, the mechanism(s) of action of these compounds remains unknown. Here we have investigated the mode of action of 90 antimalarial compounds derived from the Malaria Box collection using high-coverage, untargeted metabolomics analysis. Approximately half of the tested compounds induced significant metabolic perturbations in in vitro cultures of Plasmodium falciparum. In most cases, the metabolic profiles were highly correlated with known antimalarials, in particular artemisinin, the 4-aminoquinolines, or atovaquone. Select Malaria Box compounds also induced changes in intermediates in essential metabolic pathways, such as isoprenoid biosynthesis (i.e., 2-C-methyl-D-erythritol 2,4-cyclodiphosphate) and linolenic acid metabolism (i.e., traumatic acid). This study provides a comprehensive database of the metabolic perturbations induced by chemically diverse inhibitors and highlights the utility of metabolomics for triaging new lead compounds and defining specific modes of action, which will assist with the development and optimization of new antimalarial drugs.","author":[{"dropping-particle":"","family":"Creek","given":"Darren J.","non-dropping-particle":"","parse-names":false,"suffix":""},{"dropping-particle":"","family":"Chua","given":"Hwa H.","non-dropping-particle":"","parse-names":false,"suffix":""},{"dropping-particle":"","family":"Cobbold","given":"Simon A.","non-dropping-particle":"","parse-names":false,"suffix":""},{"dropping-particle":"","family":"Nijagal","given":"Brunda","non-dropping-particle":"","parse-names":false,"suffix":""},{"dropping-particle":"","family":"MacRae","given":"James I.","non-dropping-particle":"","parse-names":false,"suffix":""},{"dropping-particle":"","family":"Dickerman","given":"Benjamin K.","non-dropping-particle":"","parse-names":false,"suffix":""},{"dropping-particle":"","family":"Gilson","given":"Paul R.","non-dropping-particle":"","parse-names":false,"suffix":""},{"dropping-particle":"","family":"Ralph","given":"Stuart A.","non-dropping-particle":"","parse-names":false,"suffix":""},{"dropping-particle":"","family":"McConville","given":"Malcolm J.","non-dropping-particle":"","parse-names":false,"suffix":""}],"container-title":"Antimicrobial Agents and Chemotherapy","id":"ITEM-1","issue":"11","issued":{"date-parts":[["2016"]]},"page":"6650-6663","title":"Metabolomics-based screening of the Malaria Box reveals both novel and established mechanisms of action","type":"article-journal","volume":"60"},"uris":["http://www.mendeley.com/documents/?uuid=7fb6c48f-fda7-4948-b8f5-d70b011f3090"]}],"mendeley":{"formattedCitation":"(20)","plainTextFormattedCitation":"(20)","previouslyFormattedCitation":"(20)"},"properties":{"noteIndex":0},"schema":"https://github.com/citation-style-language/schema/raw/master/csl-citation.json"}</w:instrText>
      </w:r>
      <w:r w:rsidR="00522E6B">
        <w:fldChar w:fldCharType="separate"/>
      </w:r>
      <w:r w:rsidR="009D1926" w:rsidRPr="009D1926">
        <w:rPr>
          <w:noProof/>
        </w:rPr>
        <w:t>(20)</w:t>
      </w:r>
      <w:r w:rsidR="00522E6B">
        <w:fldChar w:fldCharType="end"/>
      </w:r>
      <w:r w:rsidR="003B3AAC">
        <w:t xml:space="preserve">, to </w:t>
      </w:r>
      <w:r w:rsidR="005D21DD">
        <w:t xml:space="preserve">determine </w:t>
      </w:r>
      <w:r w:rsidR="001E5DF1">
        <w:t>the life cycle stage at which drugs are most</w:t>
      </w:r>
      <w:r w:rsidR="00522E6B">
        <w:t xml:space="preserve"> active </w:t>
      </w:r>
      <w:r w:rsidR="00522E6B">
        <w:fldChar w:fldCharType="begin" w:fldLock="1"/>
      </w:r>
      <w:r w:rsidR="009545A3">
        <w:instrText>ADDIN CSL_CITATION {"citationItems":[{"id":"ITEM-1","itemData":{"DOI":"10.1016/j.chembiol.2019.11.009","ISSN":"24519448","PMID":"31813848","abstract":"We report detailed susceptibility profiling of asexual blood stages of the malaria parasite Plasmodium falciparum to clinical and experimental antimalarials, combined with metabolomic fingerprinting. Results revealed a variety of stage-specific and metabolic profiles that differentiated the modes of action of clinical antimalarials including chloroquine, piperaquine, lumefantrine, and mefloquine, and identified late trophozoite-specific peak activity and stage-specific biphasic dose-responses for the mitochondrial inhibitors DSM265 and atovaquone. We also identified experimental antimalarials hitting previously unexplored druggable pathways as reflected by their unique stage specificity and/or metabolic profiles. These included several ring-active compounds, ones affecting hemoglobin catabolism through distinct pathways, and mitochondrial inhibitors with lower propensities for resistance than either DSM265 or atovaquone. This approach, also applicable to other microbes that undergo multiple differentiation steps, provides an effective tool to prioritize compounds for further development within the context of combination therapies. Murithi et al. designed a high-throughput assay to profile the Plasmodium falciparum asexual blood stage parasites against which antimalarial candidates are maximally active. These data combined with metabolomics fingerprinting provide valuable insights into the mode of action of clinical and experimental antimalarials, and helped prioritize compounds for further development.","author":[{"dropping-particle":"","family":"Murithi","given":"James M.","non-dropping-particle":"","parse-names":false,"suffix":""},{"dropping-particle":"","family":"Owen","given":"Edward S.","non-dropping-particle":"","parse-names":false,"suffix":""},{"dropping-particle":"","family":"Istvan","given":"Eva S.","non-dropping-particle":"","parse-names":false,"suffix":""},{"dropping-particle":"","family":"Lee","given":"Marcus C.S.","non-dropping-particle":"","parse-names":false,"suffix":""},{"dropping-particle":"","family":"Ottilie","given":"Sabine","non-dropping-particle":"","parse-names":false,"suffix":""},{"dropping-particle":"","family":"Chibale","given":"Kelly","non-dropping-particle":"","parse-names":false,"suffix":""},{"dropping-particle":"","family":"Goldberg","given":"Daniel E.","non-dropping-particle":"","parse-names":false,"suffix":""},{"dropping-particle":"","family":"Winzeler","given":"Elizabeth A.","non-dropping-particle":"","parse-names":false,"suffix":""},{"dropping-particle":"","family":"Llinás","given":"Manuel","non-dropping-particle":"","parse-names":false,"suffix":""},{"dropping-particle":"","family":"Fidock","given":"David A.","non-dropping-particle":"","parse-names":false,"suffix":""},{"dropping-particle":"","family":"Vanaerschot","given":"Manu","non-dropping-particle":"","parse-names":false,"suffix":""}],"container-title":"Cell Chemical Biology","id":"ITEM-1","issue":"2","issued":{"date-parts":[["2020"]]},"page":"158-171.e3","title":"Combining Stage Specificity and Metabolomic Profiling to Advance Antimalarial Drug Discovery","type":"article-journal","volume":"27"},"uris":["http://www.mendeley.com/documents/?uuid=95a4d5ab-69ff-4d9a-88ae-a0fe850771c9"]}],"mendeley":{"formattedCitation":"(21)","plainTextFormattedCitation":"(21)","previouslyFormattedCitation":"(21)"},"properties":{"noteIndex":0},"schema":"https://github.com/citation-style-language/schema/raw/master/csl-citation.json"}</w:instrText>
      </w:r>
      <w:r w:rsidR="00522E6B">
        <w:fldChar w:fldCharType="separate"/>
      </w:r>
      <w:r w:rsidR="009D1926" w:rsidRPr="009D1926">
        <w:rPr>
          <w:noProof/>
        </w:rPr>
        <w:t>(21)</w:t>
      </w:r>
      <w:r w:rsidR="00522E6B">
        <w:fldChar w:fldCharType="end"/>
      </w:r>
      <w:r w:rsidR="000668D7">
        <w:t xml:space="preserve">, and </w:t>
      </w:r>
      <w:r w:rsidR="00F375B1">
        <w:t xml:space="preserve">to identify a </w:t>
      </w:r>
      <w:r w:rsidR="00522E6B">
        <w:t xml:space="preserve">motif shared among fast acting compounds </w:t>
      </w:r>
      <w:r w:rsidR="00522E6B">
        <w:fldChar w:fldCharType="begin" w:fldLock="1"/>
      </w:r>
      <w:r w:rsidR="009545A3">
        <w:instrText>ADDIN CSL_CITATION {"citationItems":[{"id":"ITEM-1","itemData":{"author":[{"dropping-particle":"V","family":"Simwela","given":"Nelson","non-dropping-particle":"","parse-names":false,"suffix":""},{"dropping-particle":"","family":"Guiguemde","given":"W Armand","non-dropping-particle":"","parse-names":false,"suffix":""},{"dropping-particle":"","family":"Straimer","given":"Judith","non-dropping-particle":"","parse-names":false,"suffix":""},{"dropping-particle":"","family":"Regnault","given":"Clement","non-dropping-particle":"","parse-names":false,"suffix":""},{"dropping-particle":"","family":"Stokes","given":"Barbara H","non-dropping-particle":"","parse-names":false,"suffix":""},{"dropping-particle":"","family":"Tavernelli","given":"Luis E","non-dropping-particle":"","parse-names":false,"suffix":""},{"dropping-particle":"","family":"Taft","given":"Benjamin","non-dropping-particle":"","parse-names":false,"suffix":""},{"dropping-particle":"","family":"Diagana","given":"Thierry T","non-dropping-particle":"","parse-names":false,"suffix":""},{"dropping-particle":"","family":"Barrett","given":"Michael P","non-dropping-particle":"","parse-names":false,"suffix":""},{"dropping-particle":"","family":"Waters","given":"Andrew P","non-dropping-particle":"","parse-names":false,"suffix":""}],"id":"ITEM-1","issue":"6","issued":{"date-parts":[["2023"]]},"publisher":"American Society for Microbiology","title":"A conserved metabolic signature associated with response to fast-acting anti-malarial agents","type":"article-journal","volume":"11"},"uris":["http://www.mendeley.com/documents/?uuid=bad33b3a-026f-4810-934e-c76dbeb7700b"]}],"mendeley":{"formattedCitation":"(22)","plainTextFormattedCitation":"(22)","previouslyFormattedCitation":"(22)"},"properties":{"noteIndex":0},"schema":"https://github.com/citation-style-language/schema/raw/master/csl-citation.json"}</w:instrText>
      </w:r>
      <w:r w:rsidR="00522E6B">
        <w:fldChar w:fldCharType="separate"/>
      </w:r>
      <w:r w:rsidR="009D1926" w:rsidRPr="009D1926">
        <w:rPr>
          <w:noProof/>
        </w:rPr>
        <w:t>(22)</w:t>
      </w:r>
      <w:r w:rsidR="00522E6B">
        <w:fldChar w:fldCharType="end"/>
      </w:r>
      <w:r w:rsidR="00522E6B">
        <w:t>.</w:t>
      </w:r>
      <w:r w:rsidR="00F375B1">
        <w:t xml:space="preserve"> </w:t>
      </w:r>
      <w:r w:rsidR="00567208">
        <w:t xml:space="preserve">MoA clustering approaches </w:t>
      </w:r>
      <w:r w:rsidR="005417D3">
        <w:t xml:space="preserve">using metabolomic data </w:t>
      </w:r>
      <w:r w:rsidR="0025472D">
        <w:t>have</w:t>
      </w:r>
      <w:r w:rsidR="005417D3">
        <w:t xml:space="preserve"> </w:t>
      </w:r>
      <w:r w:rsidR="003B3AAC">
        <w:t xml:space="preserve">also </w:t>
      </w:r>
      <w:r w:rsidR="005417D3">
        <w:t xml:space="preserve">been applied to differentiate the effects of </w:t>
      </w:r>
      <w:r w:rsidR="00E21C4C">
        <w:t>antimic</w:t>
      </w:r>
      <w:r w:rsidR="00473CD8">
        <w:t>robial</w:t>
      </w:r>
      <w:r w:rsidR="00B94AA1">
        <w:t>s</w:t>
      </w:r>
      <w:r w:rsidR="003B3AAC">
        <w:t xml:space="preserve"> in organisms including</w:t>
      </w:r>
      <w:r w:rsidR="00B94AA1">
        <w:t xml:space="preserve"> </w:t>
      </w:r>
      <w:r w:rsidR="004519EC" w:rsidRPr="005036D3">
        <w:rPr>
          <w:i/>
          <w:iCs/>
        </w:rPr>
        <w:t>Mycobacterium smegmatis</w:t>
      </w:r>
      <w:r w:rsidR="00573E80">
        <w:t xml:space="preserve"> </w:t>
      </w:r>
      <w:r w:rsidR="00713941">
        <w:fldChar w:fldCharType="begin" w:fldLock="1"/>
      </w:r>
      <w:r w:rsidR="009545A3">
        <w:instrText>ADDIN CSL_CITATION {"citationItems":[{"id":"ITEM-1","itemData":{"DOI":"10.1021/cb200348m","ISSN":"15548929","PMID":"22007661","abstract":"New strategies are needed to circumvent increasing outbreaks of resistant strains of pathogens and to expand the dwindling supply of effective antimicrobials. A common impediment to drug development is the lack of an easy approach to determine the in vivo mechanism of action and efficacy of novel drug leads. Toward this end, we describe an unbiased approach to predict in vivo mechanisms of action from NMR metabolomics data. Mycobacterium smegmatis, a non-pathogenic model organism for Mycobacterium tuberculosis, was treated with 12 known drugs and 3 chemical leads identified from a cell-based assay. NMR analysis of drug-induced changes to the M. smegmatis metabolome resulted in distinct clustering patterns correlating with in vivo drug activity. The clustering of novel chemical leads relative to known drugs provides a mean to identify a protein target or predict in vivo activity. © 2011 American Chemical Society.","author":[{"dropping-particle":"","family":"Halouska","given":"Steven","non-dropping-particle":"","parse-names":false,"suffix":""},{"dropping-particle":"","family":"Fenton","given":"Robert J.","non-dropping-particle":"","parse-names":false,"suffix":""},{"dropping-particle":"","family":"Barletta","given":"Raúl G.","non-dropping-particle":"","parse-names":false,"suffix":""},{"dropping-particle":"","family":"Powers","given":"Robert","non-dropping-particle":"","parse-names":false,"suffix":""}],"container-title":"ACS Chemical Biology","id":"ITEM-1","issue":"1","issued":{"date-parts":[["2012"]]},"page":"166-171","title":"Predicting the in vivo mechanism of action for drug leads using NMR metabolomics","type":"article-journal","volume":"7"},"uris":["http://www.mendeley.com/documents/?uuid=6469094c-dd1b-40ca-97a7-2424c5055262"]},{"id":"ITEM-2","itemData":{"DOI":"10.1126/scitranslmed.aal3973","ISSN":"19466242","PMID":"29467300","abstract":"Rapidly spreading antibiotic resistance and the low discovery rate of new antimicrobial compounds demand more effective strategies for early drug discovery. One bottleneck in the drug discovery pipeline is the identification of the modes of action (MoAs) of new compounds. We have developed a rapid systematic metabolome profiling strategy to classify the MoAs of bioactive compounds. The method predicted MoA-specific metabolic responses in the nonpathogenic bacterium Mycobacterium smegmatis after treatment with 62 reference compounds with known MoAs and different metabolic and nonmetabolic targets. We then analyzed a library of 212 new antimycobacterial compounds with unknown MoAs from a drug discovery effort by the pharmaceutical company GlaxoSmithKline (GSK). More than 70% of these new compounds induced metabolic responses in M. smegmatis indicative of known MoAs, seven of which were experimentally validated. Only 8% (16) of the compounds appeared to target unconventional cellular processes, illustrating the difficulty in discovering new antibiotics with different MoAs among compounds used as monotherapies. For six of the GSK compounds with potentially new MoAs, the metabolome profiles suggested their ability to interfere with trehalose and lipid metabolism. This was supported by whole-genome sequencing of spontaneous drug-resistant mutants of the pathogen Mycobacterium tuberculosis and in vitro compound-proteome interaction analysis for one of these compounds. Our compendium of drug-metabolome profiles can be used to rapidly query the MoAs of uncharacterized antimicrobial compounds and should be a useful resource for the drug discovery community.","author":[{"dropping-particle":"","family":"Zampieri","given":"Mattia","non-dropping-particle":"","parse-names":false,"suffix":""},{"dropping-particle":"","family":"Szappanos","given":"Balazs","non-dropping-particle":"","parse-names":false,"suffix":""},{"dropping-particle":"","family":"Buchieri","given":"Maria Virginia","non-dropping-particle":"","parse-names":false,"suffix":""},{"dropping-particle":"","family":"Trauner","given":"Andrej","non-dropping-particle":"","parse-names":false,"suffix":""},{"dropping-particle":"","family":"Piazza","given":"Ilaria","non-dropping-particle":"","parse-names":false,"suffix":""},{"dropping-particle":"","family":"Picotti","given":"Paola","non-dropping-particle":"","parse-names":false,"suffix":""},{"dropping-particle":"","family":"Gagneux","given":"Sébastien","non-dropping-particle":"","parse-names":false,"suffix":""},{"dropping-particle":"","family":"Borrell","given":"Sonia","non-dropping-particle":"","parse-names":false,"suffix":""},{"dropping-particle":"","family":"Gicquel","given":"Brigitte","non-dropping-particle":"","parse-names":false,"suffix":""},{"dropping-particle":"","family":"Lelievre","given":"Joel","non-dropping-particle":"","parse-names":false,"suffix":""},{"dropping-particle":"","family":"Papp","given":"Balazs","non-dropping-particle":"","parse-names":false,"suffix":""},{"dropping-particle":"","family":"Sauer","given":"Uwe","non-dropping-particle":"","parse-names":false,"suffix":""}],"container-title":"Science Translational Medicine","id":"ITEM-2","issue":"429","issued":{"date-parts":[["2018"]]},"page":"1-12","title":"High-throughput metabolomic analysis predicts mode of action of uncharacterized antimicrobial compounds","type":"article-journal","volume":"10"},"uris":["http://www.mendeley.com/documents/?uuid=2d1fc464-64a5-4363-ad0b-9f77c487f5d5"]}],"mendeley":{"formattedCitation":"(23,24)","plainTextFormattedCitation":"(23,24)","previouslyFormattedCitation":"(23,24)"},"properties":{"noteIndex":0},"schema":"https://github.com/citation-style-language/schema/raw/master/csl-citation.json"}</w:instrText>
      </w:r>
      <w:r w:rsidR="00713941">
        <w:fldChar w:fldCharType="separate"/>
      </w:r>
      <w:r w:rsidR="009D1926" w:rsidRPr="009D1926">
        <w:rPr>
          <w:noProof/>
        </w:rPr>
        <w:t>(23,24)</w:t>
      </w:r>
      <w:r w:rsidR="00713941">
        <w:fldChar w:fldCharType="end"/>
      </w:r>
      <w:r w:rsidR="00A54B9E">
        <w:t>,</w:t>
      </w:r>
      <w:r w:rsidR="005036D3">
        <w:t xml:space="preserve"> </w:t>
      </w:r>
      <w:r w:rsidR="005036D3" w:rsidRPr="005417D3">
        <w:rPr>
          <w:i/>
          <w:iCs/>
        </w:rPr>
        <w:t>Escherichia coli</w:t>
      </w:r>
      <w:r w:rsidR="005036D3">
        <w:t xml:space="preserve"> </w:t>
      </w:r>
      <w:r w:rsidR="005036D3">
        <w:fldChar w:fldCharType="begin" w:fldLock="1"/>
      </w:r>
      <w:r w:rsidR="009545A3">
        <w:instrText>ADDIN CSL_CITATION {"citationItems":[{"id":"ITEM-1","itemData":{"DOI":"10.1186/s12866-016-0696-5","ISBN":"1286601606","ISSN":"14712180","PMID":"27159970","abstract":"Background: The emergence of antibiotic resistant pathogenic bacteria has reduced our ability to combat infectious diseases. At the same time the numbers of new antibiotics reaching the market have decreased. This situation has created an urgent need to discover novel antibiotic scaffolds. Recently, the application of pattern recognition techniques to identify molecular fingerprints in 'omics' studies, has emerged as an important tool in biomedical research and laboratory medicine to identify pathogens, to monitor therapeutic treatments or to develop drugs with improved metabolic stability, toxicological profile and efficacy. Here, we hypothesize that a combination of metabolic intracellular fingerprints and extracellular footprints would provide a more comprehensive picture about the mechanism of action of novel antibiotics in drug discovery programs. Results: In an attempt to integrate the metabolomics approach as a classification tool in the drug discovery processes, we have used quantitative 1H NMR spectroscopy to study the metabolic response of Escherichia coli cultures to different antibiotics. Within the frame of our study the effects of five different and well-known antibiotic classes on the bacterial metabolome were investigated both by intracellular fingerprint and extracellular footprint analysis. The metabolic fingerprints and footprints of bacterial cultures were affected in a distinct manner and provided complementary information regarding intracellular and extracellular targets such as protein synthesis, DNA and cell wall. While cell cultures affected by antibiotics that act on intracellular targets showed class-specific fingerprints, the metabolic footprints differed significantly only when antibiotics that target the cell wall were applied. In addition, using a training set of E. coli fingerprints extracted after treatment with different antibiotic classes, the mode of action of streptomycin, tetracycline and carbenicillin could be correctly predicted. Conclusion: The metabolic profiles of E. coli treated with antibiotics with intracellular and extracellular targets could be separated in fingerprint and footprint analysis, respectively and provided complementary information. Based on the specific fingerprints obtained for different classes of antibiotics, the mode of action of several antibiotics could be predicted. The same classification approach should be applicable to studies of other pathogenic bacteria.","author":[{"dropping-particle":"","family":"Hoerr","given":"Verena","non-dropping-particle":"","parse-names":false,"suffix":""},{"dropping-particle":"","family":"Duggan","given":"Gavin E.","non-dropping-particle":"","parse-names":false,"suffix":""},{"dropping-particle":"","family":"Zbytnuik","given":"Lori","non-dropping-particle":"","parse-names":false,"suffix":""},{"dropping-particle":"","family":"Poon","given":"Karen K.H.","non-dropping-particle":"","parse-names":false,"suffix":""},{"dropping-particle":"","family":"Große","given":"Christina","non-dropping-particle":"","parse-names":false,"suffix":""},{"dropping-particle":"","family":"Neugebauer","given":"Ute","non-dropping-particle":"","parse-names":false,"suffix":""},{"dropping-particle":"","family":"Methling","given":"Karen","non-dropping-particle":"","parse-names":false,"suffix":""},{"dropping-particle":"","family":"Löffler","given":"Bettina","non-dropping-particle":"","parse-names":false,"suffix":""},{"dropping-particle":"","family":"Vogel","given":"Hans J.","non-dropping-particle":"","parse-names":false,"suffix":""}],"container-title":"BMC Microbiology","id":"ITEM-1","issue":"1","issued":{"date-parts":[["2016"]]},"page":"1-14","publisher":"BMC Microbiology","title":"Characterization and prediction of the mechanism of action of antibiotics through NMR metabolomics","type":"article-journal","volume":"16"},"uris":["http://www.mendeley.com/documents/?uuid=bf2e9c6f-f339-48da-a709-e8c9f2820fb5"]}],"mendeley":{"formattedCitation":"(25)","plainTextFormattedCitation":"(25)","previouslyFormattedCitation":"(25)"},"properties":{"noteIndex":0},"schema":"https://github.com/citation-style-language/schema/raw/master/csl-citation.json"}</w:instrText>
      </w:r>
      <w:r w:rsidR="005036D3">
        <w:fldChar w:fldCharType="separate"/>
      </w:r>
      <w:r w:rsidR="009D1926" w:rsidRPr="009D1926">
        <w:rPr>
          <w:noProof/>
        </w:rPr>
        <w:t>(25)</w:t>
      </w:r>
      <w:r w:rsidR="005036D3">
        <w:fldChar w:fldCharType="end"/>
      </w:r>
      <w:r w:rsidR="005036D3">
        <w:t xml:space="preserve"> and </w:t>
      </w:r>
      <w:r w:rsidR="005036D3" w:rsidRPr="005417D3">
        <w:rPr>
          <w:i/>
          <w:iCs/>
        </w:rPr>
        <w:t>Staphylococcus aureus</w:t>
      </w:r>
      <w:r w:rsidR="005036D3">
        <w:t xml:space="preserve"> </w:t>
      </w:r>
      <w:r w:rsidR="005036D3">
        <w:fldChar w:fldCharType="begin" w:fldLock="1"/>
      </w:r>
      <w:r w:rsidR="009545A3">
        <w:instrText>ADDIN CSL_CITATION {"citationItems":[{"id":"ITEM-1","itemData":{"DOI":"10.1021/acsomega.9b02507","ISSN":"24701343","abstract":"The global prevalence of antibacterial resistance requires new antibacterial drugs with novel chemical scaffolds and modes of action. It is also vital to design compounds with optimal physicochemical properties to permeate the bacterial cell envelope. We described an approach of combining and integrating whole cell screening and metabolomics into early antibacterial drug discovery using a library of small polar compounds. Whole cell screening of a diverse library of small polar compounds against Staphylococcus aureus gave compound 2. Hit expansion was carried out to determine structure-activity relationships. A selection of compounds from this series, together with other screened active compounds, was subjected to an initial metabolomics study to provide a metabolic fingerprint of the mode of action. It was found that compound 2 and its analogues have a different mode of action from some of the known antibacterial compounds tested. This early study highlighted the potential of whole cell screening and metabolomics in early antibacterial drug discovery. Future works will require improving potency and performing orthogonal studies to confirm the modes of action.","author":[{"dropping-particle":"","family":"Lim","given":"Andrew S.T.","non-dropping-particle":"","parse-names":false,"suffix":""},{"dropping-particle":"","family":"Vincent","given":"Isabel M.","non-dropping-particle":"","parse-names":false,"suffix":""},{"dropping-particle":"","family":"Barrett","given":"Michael P.","non-dropping-particle":"","parse-names":false,"suffix":""},{"dropping-particle":"","family":"Gilbert","given":"Ian H.","non-dropping-particle":"","parse-names":false,"suffix":""}],"container-title":"ACS Omega","id":"ITEM-1","issue":"21","issued":{"date-parts":[["2019"]]},"page":"19199-19215","title":"Small Polar Hits against S. aureus: Screening, Initial Hit Optimization, and Metabolomic Studies","type":"article-journal","volume":"4"},"uris":["http://www.mendeley.com/documents/?uuid=903cd6cb-e02e-4b89-b020-64712c637163"]}],"mendeley":{"formattedCitation":"(26)","plainTextFormattedCitation":"(26)","previouslyFormattedCitation":"(26)"},"properties":{"noteIndex":0},"schema":"https://github.com/citation-style-language/schema/raw/master/csl-citation.json"}</w:instrText>
      </w:r>
      <w:r w:rsidR="005036D3">
        <w:fldChar w:fldCharType="separate"/>
      </w:r>
      <w:r w:rsidR="009D1926" w:rsidRPr="009D1926">
        <w:rPr>
          <w:noProof/>
        </w:rPr>
        <w:t>(26)</w:t>
      </w:r>
      <w:r w:rsidR="005036D3">
        <w:fldChar w:fldCharType="end"/>
      </w:r>
      <w:r w:rsidR="005036D3">
        <w:t>.</w:t>
      </w:r>
      <w:r w:rsidR="003B3AAC">
        <w:t xml:space="preserve"> </w:t>
      </w:r>
      <w:r w:rsidR="00D421F3">
        <w:t xml:space="preserve">This preference for clustering approaches where broad classifications are used is in part a consequence of the inherent difficulty in identifying specific targets when the metabolome is incompletely sampled and the distinction between specific and generic effects cannot necessarily be determined. </w:t>
      </w:r>
      <w:r w:rsidR="00105828">
        <w:t>To an extent, m</w:t>
      </w:r>
      <w:r w:rsidR="00D421F3">
        <w:t>ultivariate and clustering</w:t>
      </w:r>
      <w:r w:rsidR="00636AD9">
        <w:t xml:space="preserve"> analysis of the effects of</w:t>
      </w:r>
      <w:r w:rsidR="00D421F3">
        <w:t xml:space="preserve"> multiple compounds </w:t>
      </w:r>
      <w:r w:rsidR="00636AD9">
        <w:t xml:space="preserve">used </w:t>
      </w:r>
      <w:r w:rsidR="00D421F3">
        <w:t>in parallel overcomes this, as non-specific effects are present in all samples.</w:t>
      </w:r>
      <w:r w:rsidR="00636AD9">
        <w:t xml:space="preserve"> </w:t>
      </w:r>
      <w:r w:rsidR="00727B57">
        <w:t xml:space="preserve">Although </w:t>
      </w:r>
      <w:r w:rsidR="003B3AAC">
        <w:t>precise targets are rarely identified</w:t>
      </w:r>
      <w:r w:rsidR="00567208">
        <w:t xml:space="preserve">, rather generalised processes, </w:t>
      </w:r>
      <w:r w:rsidR="003B3AAC">
        <w:t>this</w:t>
      </w:r>
      <w:r w:rsidR="00567208">
        <w:t xml:space="preserve"> nonetheless provides a means by which to</w:t>
      </w:r>
      <w:r w:rsidR="00727B57">
        <w:t xml:space="preserve"> </w:t>
      </w:r>
      <w:r w:rsidR="000E4F31">
        <w:lastRenderedPageBreak/>
        <w:t>identify compounds acting through similar mechanisms</w:t>
      </w:r>
      <w:r w:rsidR="005F05EF">
        <w:t xml:space="preserve"> and thereby facilitates compound triage and drug</w:t>
      </w:r>
      <w:r w:rsidR="00567208">
        <w:t xml:space="preserve"> combination </w:t>
      </w:r>
      <w:r w:rsidR="005F05EF">
        <w:t>study design</w:t>
      </w:r>
      <w:r w:rsidR="00567208">
        <w:t>.</w:t>
      </w:r>
      <w:r w:rsidR="00A86957">
        <w:t xml:space="preserve"> </w:t>
      </w:r>
      <w:r w:rsidR="00C27259">
        <w:t xml:space="preserve">Here we describe the development and validation of </w:t>
      </w:r>
      <w:r w:rsidR="003B3AAC">
        <w:t xml:space="preserve">such an </w:t>
      </w:r>
      <w:r w:rsidR="00C27259">
        <w:t xml:space="preserve">approach to triage inhibitors of cytochrome </w:t>
      </w:r>
      <w:r w:rsidR="00C27259" w:rsidRPr="00E575C2">
        <w:rPr>
          <w:i/>
          <w:iCs/>
        </w:rPr>
        <w:t>b</w:t>
      </w:r>
      <w:r w:rsidR="00C27259">
        <w:t xml:space="preserve"> during Chagas</w:t>
      </w:r>
      <w:r w:rsidR="00466E32">
        <w:t>’</w:t>
      </w:r>
      <w:r w:rsidR="00C27259">
        <w:t xml:space="preserve"> disease drug discovery.</w:t>
      </w:r>
      <w:r w:rsidR="0052287D">
        <w:rPr>
          <w:b/>
          <w:bCs/>
          <w:color w:val="000000" w:themeColor="text1"/>
        </w:rPr>
        <w:br w:type="page"/>
      </w:r>
    </w:p>
    <w:p w14:paraId="27D61CCA" w14:textId="4D637F79" w:rsidR="00CD6B85" w:rsidRPr="003D136C" w:rsidRDefault="00CD6B85" w:rsidP="000C6C16">
      <w:pPr>
        <w:spacing w:after="0"/>
        <w:jc w:val="both"/>
        <w:rPr>
          <w:b/>
          <w:bCs/>
          <w:color w:val="000000" w:themeColor="text1"/>
        </w:rPr>
      </w:pPr>
      <w:r w:rsidRPr="003D136C">
        <w:rPr>
          <w:b/>
          <w:bCs/>
          <w:color w:val="000000" w:themeColor="text1"/>
        </w:rPr>
        <w:lastRenderedPageBreak/>
        <w:t>Results and Discussion</w:t>
      </w:r>
    </w:p>
    <w:p w14:paraId="1E04555E" w14:textId="77777777" w:rsidR="00A6423F" w:rsidRPr="003426D8" w:rsidRDefault="00A6423F" w:rsidP="000C6C16">
      <w:pPr>
        <w:spacing w:after="0"/>
        <w:jc w:val="both"/>
        <w:rPr>
          <w:b/>
          <w:bCs/>
        </w:rPr>
      </w:pPr>
    </w:p>
    <w:p w14:paraId="37B10C73" w14:textId="3213AD01" w:rsidR="009962FD" w:rsidRPr="003426D8" w:rsidRDefault="00206483" w:rsidP="000C6C16">
      <w:pPr>
        <w:spacing w:after="0"/>
        <w:jc w:val="both"/>
        <w:rPr>
          <w:b/>
          <w:bCs/>
        </w:rPr>
      </w:pPr>
      <w:r>
        <w:rPr>
          <w:b/>
          <w:bCs/>
        </w:rPr>
        <w:t>Metabolomic</w:t>
      </w:r>
      <w:r w:rsidR="00280913">
        <w:rPr>
          <w:b/>
          <w:bCs/>
        </w:rPr>
        <w:t xml:space="preserve"> e</w:t>
      </w:r>
      <w:r w:rsidR="009962FD" w:rsidRPr="003426D8">
        <w:rPr>
          <w:b/>
          <w:bCs/>
        </w:rPr>
        <w:t>ffect</w:t>
      </w:r>
      <w:r>
        <w:rPr>
          <w:b/>
          <w:bCs/>
        </w:rPr>
        <w:t>s</w:t>
      </w:r>
      <w:r w:rsidR="009962FD" w:rsidRPr="003426D8">
        <w:rPr>
          <w:b/>
          <w:bCs/>
        </w:rPr>
        <w:t xml:space="preserve"> of </w:t>
      </w:r>
      <w:r w:rsidR="003618EB">
        <w:rPr>
          <w:b/>
          <w:bCs/>
        </w:rPr>
        <w:t xml:space="preserve">the </w:t>
      </w:r>
      <w:r w:rsidR="009962FD" w:rsidRPr="003426D8">
        <w:rPr>
          <w:b/>
          <w:bCs/>
        </w:rPr>
        <w:t xml:space="preserve">cytochrome </w:t>
      </w:r>
      <w:r w:rsidR="009962FD" w:rsidRPr="00E575C2">
        <w:rPr>
          <w:b/>
          <w:bCs/>
          <w:i/>
          <w:iCs/>
        </w:rPr>
        <w:t>b</w:t>
      </w:r>
      <w:r w:rsidR="009962FD" w:rsidRPr="003426D8">
        <w:rPr>
          <w:b/>
          <w:bCs/>
        </w:rPr>
        <w:t xml:space="preserve"> inhibit</w:t>
      </w:r>
      <w:r w:rsidR="00280913">
        <w:rPr>
          <w:b/>
          <w:bCs/>
        </w:rPr>
        <w:t xml:space="preserve">or, </w:t>
      </w:r>
      <w:r w:rsidR="006568CE">
        <w:rPr>
          <w:b/>
          <w:bCs/>
        </w:rPr>
        <w:t>DDD01716002</w:t>
      </w:r>
      <w:r w:rsidR="00280913">
        <w:rPr>
          <w:b/>
          <w:bCs/>
        </w:rPr>
        <w:t>,</w:t>
      </w:r>
      <w:r w:rsidR="009962FD" w:rsidRPr="003426D8">
        <w:rPr>
          <w:b/>
          <w:bCs/>
        </w:rPr>
        <w:t xml:space="preserve"> </w:t>
      </w:r>
      <w:r>
        <w:rPr>
          <w:b/>
          <w:bCs/>
        </w:rPr>
        <w:t>are</w:t>
      </w:r>
      <w:r w:rsidR="009962FD" w:rsidRPr="003426D8">
        <w:rPr>
          <w:b/>
          <w:bCs/>
        </w:rPr>
        <w:t xml:space="preserve"> </w:t>
      </w:r>
      <w:r w:rsidR="003618EB">
        <w:rPr>
          <w:b/>
          <w:bCs/>
        </w:rPr>
        <w:t xml:space="preserve">rapid and </w:t>
      </w:r>
      <w:r w:rsidR="009962FD" w:rsidRPr="003426D8">
        <w:rPr>
          <w:b/>
          <w:bCs/>
        </w:rPr>
        <w:t>pronounced</w:t>
      </w:r>
    </w:p>
    <w:p w14:paraId="1332D694" w14:textId="5E0008ED" w:rsidR="00E90A62" w:rsidRDefault="00E90A62" w:rsidP="000C6C16">
      <w:pPr>
        <w:spacing w:after="0"/>
        <w:jc w:val="both"/>
      </w:pPr>
      <w:r>
        <w:t>Cytochrome b, the catalytic subunit of mitochondrial complex III, plays a central role in the electron transport chain and oxidative phosphorylation (Figure 1</w:t>
      </w:r>
      <w:r w:rsidR="00B364DC">
        <w:t>A</w:t>
      </w:r>
      <w:r>
        <w:t>). During the electron transport chain electrons are passed along a series of redox protein complexes (mitochondrial complexes I-IV) via ubiquinone/</w:t>
      </w:r>
      <w:proofErr w:type="spellStart"/>
      <w:r>
        <w:t>ol</w:t>
      </w:r>
      <w:proofErr w:type="spellEnd"/>
      <w:r>
        <w:t xml:space="preserve"> and cytochrome c cofactors to the terminal electron acceptor, oxygen. In </w:t>
      </w:r>
      <w:proofErr w:type="gramStart"/>
      <w:r>
        <w:t>addition</w:t>
      </w:r>
      <w:proofErr w:type="gramEnd"/>
      <w:r>
        <w:t xml:space="preserve"> complexes I, III and IV pump protons out of the mitochondrion, generating the protein gradient across the mitochondrial membrane (also known as the mitochondrial membrane potential) that drives ATP synthesis by complex V (FoF1-ATP synthase). This coupling of the electron transport chain with ATP synthesis is referred to as oxidative phosphorylation </w:t>
      </w:r>
      <w:r w:rsidR="00C55952">
        <w:fldChar w:fldCharType="begin" w:fldLock="1"/>
      </w:r>
      <w:r w:rsidR="009545A3">
        <w:instrText>ADDIN CSL_CITATION {"citationItems":[{"id":"ITEM-1","itemData":{"abstract":"Complete hydrolysis of B with 2 N hydrochloric acid for 3 hr. at 100° yielded equimolar amounts of man-nose and glucosamine hydrochloride. These results suggested that B was an 0-mannosyl glucosamine hydrochloride. N-acetylation 13 of B (250 mgm.) yielded a product (250 mgm.; Rglucosamine 0·6) the chromogen of which exhibited 26 per cent of the absorption at 590 m[L of an equal weight. of N-acetyl-glucosamine in the Morgan-Elson determination 14 • Reduction of N-acetyl B (200 mgm.) with sodium borohydride (200 mgm.) in water (20 ml.) at room temperature for 5 hr. yielded a crystalline O-man-nosy! 2-acetamido 2-deoxy glucitol (43 mgm.; from methanol-acetone), m.p. 202°-203°; [rx]D-50·6° (c, 1·0 in water). Found: C, 43·5; H, 6·9; N, 3·6. Calc. for C 14 H 2 ,0 11 N: C, 43·6; H, 7·1; N, 3·6 per cent. Hydrolysis with 2 N hydrochloric acid for 3 hr. at 100° gave D-mannose and D-glucosaminol, establishing that the glucosamine-moiety formed the reducing portion of the original disaccharide. On periodate oxidation, the 0-mannosyl 2-acetamido 2-deoxy glucitol consumed 3·9 moles ofperiodate and liberated 1·8 moles of formic acid per mole of alcohol. No formaldehyde was liberated. Reduction of the periodate oxidized disaccharide alcohol followed by hydrolysis with 0·5 N hydrochloric acid at 100° for 1 hr. yielded inter alia 2-amino 2-deoxy glyceritol. Hence the disaccharide alcohol was 6-0-D-manno-pyranosyl 2-acetamido 2-deoxy D-glucitol. Application of Hudson's rules in the manner used by Stavely and Fried 15 to assess the configuration of the man-nosy! residue in mannosido-streptomycin gives a value (A) of c.-18,000 for the contribution of carbon atom one of the mannose residue to the molecular rotation. The negative value of A (cf. AoMe = 14,230) indicates a ~-linkage in the disaccharide alcohol. The rotation of the 6-0-mannosyl glucos-amine hydrochloride, that is, + 55°, compares favourably with the rotations of related 6-0-~-D-mannosyl disaccharide derivatives 18 • The disaccharide probably arises from a condensation between 1 : 6-anhydro-D-mannopyranose, formed during the pyrolysis, and D-glucosamine hydro-chloride. Indeed, a component with the same Rp value as the ~-anhydro sugar has been detected in the pyrolysis mixture, which is not unexpected since pyrolysis is used in the preparation of the anhydro sugar from ivory nut ma.nnan 17 • It is noteworthy that a heated mixture (1 : 1) of this anhydro sugar and D-glucosamine hydrochloride gave a. 20 per cent gr…","author":[{"dropping-particle":"","family":"Peter Mitchell","given":"","non-dropping-particle":"","parse-names":false,"suffix":""}],"container-title":"Nature","id":"ITEM-1","issued":{"date-parts":[["1944"]]},"page":"144-148","title":"Coupling of Phosphorylation to Electron and Hydrogen Transfer by a Chemi-Osmotic type of Mechanism","type":"article-journal","volume":"191"},"uris":["http://www.mendeley.com/documents/?uuid=5bf94e46-c171-43ad-b5ff-ce0dca747fee"]}],"mendeley":{"formattedCitation":"(27)","plainTextFormattedCitation":"(27)","previouslyFormattedCitation":"(27)"},"properties":{"noteIndex":0},"schema":"https://github.com/citation-style-language/schema/raw/master/csl-citation.json"}</w:instrText>
      </w:r>
      <w:r w:rsidR="00C55952">
        <w:fldChar w:fldCharType="separate"/>
      </w:r>
      <w:r w:rsidR="009D1926" w:rsidRPr="009D1926">
        <w:rPr>
          <w:noProof/>
        </w:rPr>
        <w:t>(27)</w:t>
      </w:r>
      <w:r w:rsidR="00C55952">
        <w:fldChar w:fldCharType="end"/>
      </w:r>
      <w:r>
        <w:t>.</w:t>
      </w:r>
    </w:p>
    <w:p w14:paraId="6B6E63E8" w14:textId="77777777" w:rsidR="00E90A62" w:rsidRDefault="00E90A62" w:rsidP="000C6C16">
      <w:pPr>
        <w:spacing w:after="0"/>
        <w:jc w:val="both"/>
      </w:pPr>
    </w:p>
    <w:p w14:paraId="2CA1ABBF" w14:textId="653D46CC" w:rsidR="00772BCC" w:rsidRDefault="00ED0811" w:rsidP="000C6C16">
      <w:pPr>
        <w:spacing w:after="0"/>
        <w:jc w:val="both"/>
      </w:pPr>
      <w:r>
        <w:t>W</w:t>
      </w:r>
      <w:r w:rsidR="009B6986">
        <w:t xml:space="preserve">e </w:t>
      </w:r>
      <w:r>
        <w:t xml:space="preserve">first </w:t>
      </w:r>
      <w:r w:rsidR="00CA7453">
        <w:t>investigated the timecourse of metabolom</w:t>
      </w:r>
      <w:r w:rsidR="009B2A13">
        <w:t>e changes</w:t>
      </w:r>
      <w:r w:rsidR="00CA7453">
        <w:t xml:space="preserve"> following treatment with </w:t>
      </w:r>
      <w:r w:rsidR="00102CAC">
        <w:rPr>
          <w:rFonts w:ascii="Aptos" w:hAnsi="Aptos"/>
          <w:color w:val="000000"/>
        </w:rPr>
        <w:t>DDD01716002</w:t>
      </w:r>
      <w:r w:rsidR="00657DFB">
        <w:rPr>
          <w:rStyle w:val="CommentReference"/>
        </w:rPr>
        <w:t xml:space="preserve">, </w:t>
      </w:r>
      <w:r w:rsidR="001334D3">
        <w:t>an inhibitor of the Q</w:t>
      </w:r>
      <w:r w:rsidR="001334D3" w:rsidRPr="00F13D97">
        <w:rPr>
          <w:vertAlign w:val="subscript"/>
        </w:rPr>
        <w:t>i</w:t>
      </w:r>
      <w:r w:rsidR="001334D3">
        <w:t xml:space="preserve"> active site of cytochrome </w:t>
      </w:r>
      <w:r w:rsidR="001334D3" w:rsidRPr="00F13D97">
        <w:rPr>
          <w:i/>
          <w:iCs/>
        </w:rPr>
        <w:t>b</w:t>
      </w:r>
      <w:r w:rsidR="0085649D">
        <w:t xml:space="preserve">, </w:t>
      </w:r>
      <w:r w:rsidR="008E6645">
        <w:t>at 2</w:t>
      </w:r>
      <w:r w:rsidR="002B13E1" w:rsidRPr="002B13E1">
        <w:t>×</w:t>
      </w:r>
      <w:r w:rsidR="008E6645">
        <w:t xml:space="preserve"> EC</w:t>
      </w:r>
      <w:r w:rsidR="008E6645" w:rsidRPr="008E6645">
        <w:rPr>
          <w:vertAlign w:val="subscript"/>
        </w:rPr>
        <w:t>50</w:t>
      </w:r>
      <w:r w:rsidR="008826E7">
        <w:t xml:space="preserve"> </w:t>
      </w:r>
      <w:r w:rsidR="00E77499">
        <w:fldChar w:fldCharType="begin" w:fldLock="1"/>
      </w:r>
      <w:r w:rsidR="009545A3">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f058c0db-1fec-4e56-a180-8fb88149e32a"]}],"mendeley":{"formattedCitation":"(10)","plainTextFormattedCitation":"(10)","previouslyFormattedCitation":"(10)"},"properties":{"noteIndex":0},"schema":"https://github.com/citation-style-language/schema/raw/master/csl-citation.json"}</w:instrText>
      </w:r>
      <w:r w:rsidR="00E77499">
        <w:fldChar w:fldCharType="separate"/>
      </w:r>
      <w:r w:rsidR="009D1926" w:rsidRPr="009D1926">
        <w:rPr>
          <w:noProof/>
        </w:rPr>
        <w:t>(10)</w:t>
      </w:r>
      <w:r w:rsidR="00E77499">
        <w:fldChar w:fldCharType="end"/>
      </w:r>
      <w:r w:rsidR="008826E7">
        <w:t>.</w:t>
      </w:r>
      <w:r w:rsidR="001334D3">
        <w:t xml:space="preserve"> </w:t>
      </w:r>
      <w:r w:rsidR="00E77499">
        <w:t>S</w:t>
      </w:r>
      <w:r w:rsidR="005A49A1">
        <w:t xml:space="preserve">amples were prepared from </w:t>
      </w:r>
      <w:r w:rsidR="00947BC8">
        <w:t>1</w:t>
      </w:r>
      <w:r w:rsidR="009D69E8">
        <w:t>0 ml cultures containing a total of 10</w:t>
      </w:r>
      <w:r w:rsidR="009D69E8" w:rsidRPr="004115DE">
        <w:rPr>
          <w:vertAlign w:val="superscript"/>
        </w:rPr>
        <w:t>8</w:t>
      </w:r>
      <w:r w:rsidR="009D69E8">
        <w:t xml:space="preserve"> </w:t>
      </w:r>
      <w:r w:rsidR="009D69E8" w:rsidRPr="00EA5053">
        <w:rPr>
          <w:i/>
          <w:iCs/>
        </w:rPr>
        <w:t>T. cruzi</w:t>
      </w:r>
      <w:r w:rsidR="009D69E8">
        <w:t xml:space="preserve"> </w:t>
      </w:r>
      <w:proofErr w:type="spellStart"/>
      <w:r w:rsidR="009D69E8">
        <w:t>epimastigotes</w:t>
      </w:r>
      <w:proofErr w:type="spellEnd"/>
      <w:r w:rsidR="009D69E8">
        <w:t xml:space="preserve"> </w:t>
      </w:r>
      <w:r w:rsidR="005A49A1">
        <w:t>for processing as described in Materials and Me</w:t>
      </w:r>
      <w:r w:rsidR="00E9656A">
        <w:t>t</w:t>
      </w:r>
      <w:r w:rsidR="005A49A1">
        <w:t>hods.</w:t>
      </w:r>
      <w:r w:rsidR="00D4755C">
        <w:t xml:space="preserve"> Following LC-MS analysis,</w:t>
      </w:r>
      <w:r w:rsidR="00A8552B">
        <w:t xml:space="preserve"> </w:t>
      </w:r>
      <w:r w:rsidR="00A5003D">
        <w:t xml:space="preserve">885 features </w:t>
      </w:r>
      <w:r w:rsidR="0018687F">
        <w:t xml:space="preserve">were observed </w:t>
      </w:r>
      <w:r w:rsidR="00A5003D">
        <w:t>across samples</w:t>
      </w:r>
      <w:r w:rsidR="007442D0">
        <w:t>.</w:t>
      </w:r>
      <w:r w:rsidR="00D44140">
        <w:t xml:space="preserve"> </w:t>
      </w:r>
      <w:r w:rsidR="00D47D02">
        <w:t>P</w:t>
      </w:r>
      <w:r w:rsidR="0036701B">
        <w:t xml:space="preserve">rincipal components analysis (PCA) revealed </w:t>
      </w:r>
      <w:r w:rsidR="002F5026">
        <w:t>clear differentiation between treated and untreated cells after only 10 minutes</w:t>
      </w:r>
      <w:r w:rsidR="003E6CED">
        <w:t xml:space="preserve">, with this </w:t>
      </w:r>
      <w:r w:rsidR="00F14779">
        <w:t xml:space="preserve">differentiation </w:t>
      </w:r>
      <w:r w:rsidR="003E6CED">
        <w:t>becoming more pronounced</w:t>
      </w:r>
      <w:r w:rsidR="002F241E">
        <w:t xml:space="preserve"> </w:t>
      </w:r>
      <w:r w:rsidR="00F14779">
        <w:t>with increasing duration of incubation</w:t>
      </w:r>
      <w:r w:rsidR="0018687F">
        <w:t>,</w:t>
      </w:r>
      <w:r w:rsidR="003E6CED">
        <w:t xml:space="preserve"> </w:t>
      </w:r>
      <w:r w:rsidR="008E6645">
        <w:t>out to</w:t>
      </w:r>
      <w:r w:rsidR="00F14779">
        <w:t xml:space="preserve"> the </w:t>
      </w:r>
      <w:r w:rsidR="00E35297">
        <w:t>final sampling timepoint of</w:t>
      </w:r>
      <w:r w:rsidR="008E6645">
        <w:t xml:space="preserve"> four hours</w:t>
      </w:r>
      <w:r w:rsidR="002F5026">
        <w:t xml:space="preserve"> (</w:t>
      </w:r>
      <w:r w:rsidR="00CF3A52">
        <w:fldChar w:fldCharType="begin"/>
      </w:r>
      <w:r w:rsidR="00CF3A52">
        <w:instrText xml:space="preserve"> REF _Ref171588598 \h </w:instrText>
      </w:r>
      <w:r w:rsidR="00CF3A52">
        <w:fldChar w:fldCharType="separate"/>
      </w:r>
      <w:r w:rsidR="00E85430">
        <w:t xml:space="preserve">Figure </w:t>
      </w:r>
      <w:r w:rsidR="00E85430">
        <w:rPr>
          <w:noProof/>
        </w:rPr>
        <w:t>1</w:t>
      </w:r>
      <w:r w:rsidR="00CF3A52">
        <w:fldChar w:fldCharType="end"/>
      </w:r>
      <w:r w:rsidR="00A07873">
        <w:t>B</w:t>
      </w:r>
      <w:r w:rsidR="002F5026">
        <w:t>).</w:t>
      </w:r>
    </w:p>
    <w:p w14:paraId="5B31765A" w14:textId="77777777" w:rsidR="000E3297" w:rsidRDefault="000E3297" w:rsidP="000C6C16">
      <w:pPr>
        <w:spacing w:after="0"/>
        <w:jc w:val="both"/>
      </w:pPr>
    </w:p>
    <w:p w14:paraId="3BD568B4" w14:textId="0A0B7D59" w:rsidR="00B729EA" w:rsidRDefault="000E3297" w:rsidP="00B729EA">
      <w:pPr>
        <w:spacing w:after="0"/>
        <w:jc w:val="both"/>
      </w:pPr>
      <w:r>
        <w:t xml:space="preserve">Although the aim of this work was to </w:t>
      </w:r>
      <w:r w:rsidR="00056E76">
        <w:t>determine whether metabolomic profiling could be used in compound triaging and</w:t>
      </w:r>
      <w:r w:rsidR="001914E9">
        <w:t>,</w:t>
      </w:r>
      <w:r w:rsidR="00056E76">
        <w:t xml:space="preserve"> hence</w:t>
      </w:r>
      <w:r w:rsidR="001914E9">
        <w:t>,</w:t>
      </w:r>
      <w:r w:rsidR="00056E76">
        <w:t xml:space="preserve"> mechanistic </w:t>
      </w:r>
      <w:r w:rsidR="0060491C">
        <w:t>rationalisation</w:t>
      </w:r>
      <w:r w:rsidR="00056E76">
        <w:t xml:space="preserve"> of the </w:t>
      </w:r>
      <w:r w:rsidR="0060491C">
        <w:t xml:space="preserve">observed effects </w:t>
      </w:r>
      <w:r w:rsidR="0056429F">
        <w:t xml:space="preserve">was not required, we nonetheless </w:t>
      </w:r>
      <w:r w:rsidR="003C2E33">
        <w:t xml:space="preserve">scrutinised </w:t>
      </w:r>
      <w:r w:rsidR="00D400DC">
        <w:t>metabolites proximal to cytochrome b</w:t>
      </w:r>
      <w:r w:rsidR="00006AB8">
        <w:t xml:space="preserve"> to assess whether expected </w:t>
      </w:r>
      <w:r w:rsidR="00D12428">
        <w:t xml:space="preserve">changes were occurring. </w:t>
      </w:r>
      <w:r w:rsidR="00E64EF5">
        <w:t xml:space="preserve">Unfortunately, </w:t>
      </w:r>
      <w:r w:rsidR="003F7818">
        <w:t>cytochrome b substrates</w:t>
      </w:r>
      <w:r w:rsidR="00EA63FD">
        <w:t xml:space="preserve"> and products </w:t>
      </w:r>
      <w:r w:rsidR="003F7818">
        <w:lastRenderedPageBreak/>
        <w:t>(</w:t>
      </w:r>
      <w:r w:rsidR="00B729EA">
        <w:t>ubiquinol</w:t>
      </w:r>
      <w:r w:rsidR="00EA63FD">
        <w:t xml:space="preserve">, </w:t>
      </w:r>
      <w:r w:rsidR="00B729EA">
        <w:t>ubiquinone and cytochrome c</w:t>
      </w:r>
      <w:r w:rsidR="00EA63FD">
        <w:t>) were not directly observed</w:t>
      </w:r>
      <w:r w:rsidR="00E64EF5">
        <w:t xml:space="preserve">. </w:t>
      </w:r>
      <w:r w:rsidR="00B729EA">
        <w:t>However</w:t>
      </w:r>
      <w:r w:rsidR="001025F4">
        <w:t>,</w:t>
      </w:r>
      <w:r w:rsidR="00B729EA">
        <w:t xml:space="preserve"> the inhibition of complex III inhibit</w:t>
      </w:r>
      <w:r w:rsidR="002C06A9">
        <w:t>s</w:t>
      </w:r>
      <w:r w:rsidR="00B729EA">
        <w:t xml:space="preserve"> the entire electron transport chain by blocking the regeneration of ubiquinone (substrate of complex I and II) and reduc</w:t>
      </w:r>
      <w:r w:rsidR="002C06A9">
        <w:t>tion of</w:t>
      </w:r>
      <w:r w:rsidR="00B729EA">
        <w:t xml:space="preserve"> cytochrome c (substrate of complex IV). Evidence of this blockage could be seen within 10 min of </w:t>
      </w:r>
      <w:r w:rsidR="00213A3E">
        <w:t>DDD01716002</w:t>
      </w:r>
      <w:r w:rsidR="00B729EA">
        <w:t xml:space="preserve"> addition to </w:t>
      </w:r>
      <w:r w:rsidR="00B729EA" w:rsidRPr="0011258F">
        <w:rPr>
          <w:i/>
          <w:iCs/>
        </w:rPr>
        <w:t>T. cruzi</w:t>
      </w:r>
      <w:r w:rsidR="00B729EA">
        <w:t xml:space="preserve"> </w:t>
      </w:r>
      <w:proofErr w:type="spellStart"/>
      <w:r w:rsidR="00B729EA">
        <w:t>epimastigotes</w:t>
      </w:r>
      <w:proofErr w:type="spellEnd"/>
      <w:r w:rsidR="00B729EA">
        <w:t>, with a rapid 4-fold accumulation of complex II substrate succinate and 4-fold depletion of complex II product fumarate (</w:t>
      </w:r>
      <w:r w:rsidR="002915FF">
        <w:rPr>
          <w:highlight w:val="yellow"/>
        </w:rPr>
        <w:fldChar w:fldCharType="begin"/>
      </w:r>
      <w:r w:rsidR="002915FF">
        <w:instrText xml:space="preserve"> REF _Ref171588598 \h </w:instrText>
      </w:r>
      <w:r w:rsidR="002915FF">
        <w:rPr>
          <w:highlight w:val="yellow"/>
        </w:rPr>
      </w:r>
      <w:r w:rsidR="002915FF">
        <w:rPr>
          <w:highlight w:val="yellow"/>
        </w:rPr>
        <w:fldChar w:fldCharType="separate"/>
      </w:r>
      <w:r w:rsidR="00E85430">
        <w:t xml:space="preserve">Figure </w:t>
      </w:r>
      <w:r w:rsidR="00E85430">
        <w:rPr>
          <w:noProof/>
        </w:rPr>
        <w:t>1</w:t>
      </w:r>
      <w:r w:rsidR="002915FF">
        <w:rPr>
          <w:highlight w:val="yellow"/>
        </w:rPr>
        <w:fldChar w:fldCharType="end"/>
      </w:r>
      <w:r w:rsidR="002915FF">
        <w:t>C and D</w:t>
      </w:r>
      <w:r w:rsidR="00B729EA">
        <w:t>).</w:t>
      </w:r>
    </w:p>
    <w:p w14:paraId="051EA69F" w14:textId="77777777" w:rsidR="00B729EA" w:rsidRDefault="00B729EA" w:rsidP="00B729EA">
      <w:pPr>
        <w:spacing w:after="0"/>
        <w:jc w:val="both"/>
      </w:pPr>
    </w:p>
    <w:p w14:paraId="4489D919" w14:textId="0B10FF95" w:rsidR="000C6C16" w:rsidRDefault="00B729EA" w:rsidP="000C6C16">
      <w:pPr>
        <w:spacing w:after="0"/>
        <w:jc w:val="both"/>
      </w:pPr>
      <w:r>
        <w:t xml:space="preserve">Inhibition of the electron transport chain inhibits oxidative phosphorylation as complexes I, III and IV are unable to generate the proton gradient that complex V uses to </w:t>
      </w:r>
      <w:r w:rsidR="00001FC2">
        <w:t>produce</w:t>
      </w:r>
      <w:r>
        <w:t xml:space="preserve"> ATP. </w:t>
      </w:r>
      <w:r w:rsidR="00A166AE">
        <w:t xml:space="preserve">We observed </w:t>
      </w:r>
      <w:r>
        <w:t xml:space="preserve">a </w:t>
      </w:r>
      <w:r w:rsidR="00A166AE">
        <w:t>~</w:t>
      </w:r>
      <w:r>
        <w:t xml:space="preserve">30% </w:t>
      </w:r>
      <w:r w:rsidR="00A166AE">
        <w:t xml:space="preserve">increase and decrease </w:t>
      </w:r>
      <w:r>
        <w:t>in A</w:t>
      </w:r>
      <w:r w:rsidR="00A033A4">
        <w:t>D</w:t>
      </w:r>
      <w:r>
        <w:t>P and A</w:t>
      </w:r>
      <w:r w:rsidR="00A033A4">
        <w:t>T</w:t>
      </w:r>
      <w:r>
        <w:t>P</w:t>
      </w:r>
      <w:r w:rsidR="00A166AE">
        <w:t>,</w:t>
      </w:r>
      <w:r>
        <w:t xml:space="preserve"> respectively</w:t>
      </w:r>
      <w:r w:rsidR="00341987">
        <w:t xml:space="preserve">, within 10 min of </w:t>
      </w:r>
      <w:r w:rsidR="00213A3E">
        <w:t>DDD01716002</w:t>
      </w:r>
      <w:r w:rsidR="00341987">
        <w:t xml:space="preserve"> addition (</w:t>
      </w:r>
      <w:r w:rsidR="00341987">
        <w:fldChar w:fldCharType="begin"/>
      </w:r>
      <w:r w:rsidR="00341987">
        <w:instrText xml:space="preserve"> REF _Ref171588598 \h </w:instrText>
      </w:r>
      <w:r w:rsidR="00341987">
        <w:fldChar w:fldCharType="separate"/>
      </w:r>
      <w:r w:rsidR="00E85430">
        <w:t xml:space="preserve">Figure </w:t>
      </w:r>
      <w:r w:rsidR="00E85430">
        <w:rPr>
          <w:noProof/>
        </w:rPr>
        <w:t>1</w:t>
      </w:r>
      <w:r w:rsidR="00341987">
        <w:fldChar w:fldCharType="end"/>
      </w:r>
      <w:r w:rsidR="00341987">
        <w:t>E and F)</w:t>
      </w:r>
      <w:r w:rsidR="00A033A4">
        <w:t>, w</w:t>
      </w:r>
      <w:r w:rsidR="00770953">
        <w:t xml:space="preserve">ith these levels </w:t>
      </w:r>
      <w:r w:rsidR="00A033A4">
        <w:t xml:space="preserve">maintained for the following </w:t>
      </w:r>
      <w:r>
        <w:t>4 h</w:t>
      </w:r>
      <w:r w:rsidR="00A033A4">
        <w:t>r</w:t>
      </w:r>
      <w:r>
        <w:t xml:space="preserve">, possibly as </w:t>
      </w:r>
      <w:r w:rsidR="00213A3E">
        <w:t>DDD01716002</w:t>
      </w:r>
      <w:r>
        <w:t>-treated cells switched to ATP generation by anaerobic means.</w:t>
      </w:r>
      <w:r w:rsidR="005120CB">
        <w:t xml:space="preserve"> </w:t>
      </w:r>
      <w:r w:rsidR="00E37308">
        <w:t>L</w:t>
      </w:r>
      <w:r>
        <w:t>actate, the anaerobic waste product of glycolysis, accumulat</w:t>
      </w:r>
      <w:r w:rsidR="005A79ED">
        <w:t>ed</w:t>
      </w:r>
      <w:r>
        <w:t xml:space="preserve"> </w:t>
      </w:r>
      <w:r w:rsidR="005A79ED">
        <w:t>following</w:t>
      </w:r>
      <w:r>
        <w:t xml:space="preserve"> </w:t>
      </w:r>
      <w:r w:rsidR="00213A3E">
        <w:t>DDD01716002</w:t>
      </w:r>
      <w:r>
        <w:t xml:space="preserve"> addition</w:t>
      </w:r>
      <w:r w:rsidR="00390E77">
        <w:t xml:space="preserve"> (</w:t>
      </w:r>
      <w:r w:rsidR="00390E77">
        <w:fldChar w:fldCharType="begin"/>
      </w:r>
      <w:r w:rsidR="00390E77">
        <w:instrText xml:space="preserve"> REF _Ref171588598 \h </w:instrText>
      </w:r>
      <w:r w:rsidR="00390E77">
        <w:fldChar w:fldCharType="separate"/>
      </w:r>
      <w:r w:rsidR="00E85430">
        <w:t xml:space="preserve">Figure </w:t>
      </w:r>
      <w:r w:rsidR="00E85430">
        <w:rPr>
          <w:noProof/>
        </w:rPr>
        <w:t>1</w:t>
      </w:r>
      <w:r w:rsidR="00390E77">
        <w:fldChar w:fldCharType="end"/>
      </w:r>
      <w:r w:rsidR="00390E77">
        <w:t>G)</w:t>
      </w:r>
      <w:r>
        <w:t>, wh</w:t>
      </w:r>
      <w:r w:rsidR="005A79ED">
        <w:t xml:space="preserve">ereas </w:t>
      </w:r>
      <w:r>
        <w:t xml:space="preserve">levels of proline, an anaerobic energy source, steadily dropped over the </w:t>
      </w:r>
      <w:r w:rsidR="00390E77">
        <w:t>subsequent 4 hr (</w:t>
      </w:r>
      <w:r w:rsidR="00390E77">
        <w:fldChar w:fldCharType="begin"/>
      </w:r>
      <w:r w:rsidR="00390E77">
        <w:instrText xml:space="preserve"> REF _Ref171588598 \h </w:instrText>
      </w:r>
      <w:r w:rsidR="00390E77">
        <w:fldChar w:fldCharType="separate"/>
      </w:r>
      <w:r w:rsidR="00E85430">
        <w:t xml:space="preserve">Figure </w:t>
      </w:r>
      <w:r w:rsidR="00E85430">
        <w:rPr>
          <w:noProof/>
        </w:rPr>
        <w:t>1</w:t>
      </w:r>
      <w:r w:rsidR="00390E77">
        <w:fldChar w:fldCharType="end"/>
      </w:r>
      <w:r w:rsidR="00390E77">
        <w:t>H)</w:t>
      </w:r>
      <w:r>
        <w:t>.</w:t>
      </w:r>
      <w:ins w:id="7" w:author="Kenneth MacLeod (Staff)" w:date="2025-12-03T12:43:00Z" w16du:dateUtc="2025-12-03T12:43:00Z">
        <w:r w:rsidR="00AF08B4">
          <w:t xml:space="preserve"> Representative chromatograms for each of these six metabolites are provided in Supplementary Figure 1.</w:t>
        </w:r>
      </w:ins>
    </w:p>
    <w:p w14:paraId="1054F8D8" w14:textId="28491E38" w:rsidR="000C6C16" w:rsidRDefault="00AD2FC2" w:rsidP="000C6C16">
      <w:pPr>
        <w:spacing w:after="0"/>
        <w:jc w:val="both"/>
      </w:pPr>
      <w:r>
        <w:rPr>
          <w:noProof/>
        </w:rPr>
        <w:lastRenderedPageBreak/>
        <w:drawing>
          <wp:inline distT="0" distB="0" distL="0" distR="0" wp14:anchorId="181919D8" wp14:editId="6FA54DE1">
            <wp:extent cx="5731510" cy="7115175"/>
            <wp:effectExtent l="0" t="0" r="2540" b="9525"/>
            <wp:docPr id="1982839877" name="Picture 1" descr="A diagram of a diagram of a cel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39877" name="Picture 1" descr="A diagram of a diagram of a cell&#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7115175"/>
                    </a:xfrm>
                    <a:prstGeom prst="rect">
                      <a:avLst/>
                    </a:prstGeom>
                  </pic:spPr>
                </pic:pic>
              </a:graphicData>
            </a:graphic>
          </wp:inline>
        </w:drawing>
      </w:r>
    </w:p>
    <w:p w14:paraId="09444F97" w14:textId="77777777" w:rsidR="00FF2D0A" w:rsidRDefault="00FF2D0A" w:rsidP="00096593">
      <w:pPr>
        <w:pStyle w:val="Caption"/>
      </w:pPr>
    </w:p>
    <w:p w14:paraId="65FCC858" w14:textId="03BC2503" w:rsidR="0073511B" w:rsidRDefault="00096593" w:rsidP="00DD56C1">
      <w:pPr>
        <w:pStyle w:val="Caption"/>
      </w:pPr>
      <w:bookmarkStart w:id="8" w:name="_Ref171588598"/>
      <w:r>
        <w:t xml:space="preserve">Figure </w:t>
      </w:r>
      <w:r w:rsidR="00E85430">
        <w:fldChar w:fldCharType="begin"/>
      </w:r>
      <w:r w:rsidR="00E85430">
        <w:instrText xml:space="preserve"> SEQ Figure \* ARABIC </w:instrText>
      </w:r>
      <w:r w:rsidR="00E85430">
        <w:fldChar w:fldCharType="separate"/>
      </w:r>
      <w:r w:rsidR="00E85430">
        <w:rPr>
          <w:noProof/>
        </w:rPr>
        <w:t>1</w:t>
      </w:r>
      <w:r w:rsidR="00E85430">
        <w:rPr>
          <w:noProof/>
        </w:rPr>
        <w:fldChar w:fldCharType="end"/>
      </w:r>
      <w:bookmarkEnd w:id="8"/>
      <w:r>
        <w:t>. Effect of the cytochrome</w:t>
      </w:r>
      <w:r w:rsidRPr="00206483">
        <w:rPr>
          <w:i w:val="0"/>
          <w:iCs w:val="0"/>
        </w:rPr>
        <w:t xml:space="preserve"> </w:t>
      </w:r>
      <w:r>
        <w:t xml:space="preserve">b inhibitor, </w:t>
      </w:r>
      <w:r w:rsidR="00213A3E">
        <w:t>DDD01716002</w:t>
      </w:r>
      <w:r>
        <w:t xml:space="preserve">, on the </w:t>
      </w:r>
      <w:r w:rsidRPr="00657DFB">
        <w:rPr>
          <w:i w:val="0"/>
          <w:iCs w:val="0"/>
        </w:rPr>
        <w:t>T. cruzi</w:t>
      </w:r>
      <w:r>
        <w:t xml:space="preserve"> metabolome.</w:t>
      </w:r>
      <w:r w:rsidR="00FF2D0A">
        <w:t xml:space="preserve"> </w:t>
      </w:r>
      <w:r w:rsidR="007C56DC">
        <w:t>(A) Oxidative phosphorylation scheme</w:t>
      </w:r>
      <w:r w:rsidR="005449F2">
        <w:t xml:space="preserve"> showing the </w:t>
      </w:r>
      <w:r w:rsidR="007C56DC">
        <w:t>five mitochondrial complexes with their reactions. Electrons (e</w:t>
      </w:r>
      <w:r w:rsidR="007C56DC" w:rsidRPr="00B937DB">
        <w:rPr>
          <w:vertAlign w:val="superscript"/>
        </w:rPr>
        <w:t>-</w:t>
      </w:r>
      <w:r w:rsidR="007C56DC">
        <w:t>) are passed along the chain from complexes I and II to complex IV via ubiquinone (UQ) and cytochrome c (</w:t>
      </w:r>
      <w:proofErr w:type="spellStart"/>
      <w:r w:rsidR="007C56DC">
        <w:t>Cyt</w:t>
      </w:r>
      <w:proofErr w:type="spellEnd"/>
      <w:r w:rsidR="007C56DC">
        <w:t xml:space="preserve"> c) cofactors. Complexes I, III and IV export protons from the mitochondrial matrix to generate the proton gradient that complex V uses to drive ATP generation. </w:t>
      </w:r>
      <w:r w:rsidR="00F2666B">
        <w:t>(</w:t>
      </w:r>
      <w:r w:rsidR="005449F2">
        <w:t>B</w:t>
      </w:r>
      <w:r w:rsidR="00F2666B">
        <w:t xml:space="preserve">) </w:t>
      </w:r>
      <w:r w:rsidR="001652D8">
        <w:t xml:space="preserve">PCA </w:t>
      </w:r>
      <w:r w:rsidR="006E28C2">
        <w:t>shows result of</w:t>
      </w:r>
      <w:r w:rsidR="001652D8">
        <w:t xml:space="preserve"> </w:t>
      </w:r>
      <w:r w:rsidR="00560832">
        <w:t>triplicate</w:t>
      </w:r>
      <w:r w:rsidR="00FA162B">
        <w:t xml:space="preserve"> sample</w:t>
      </w:r>
      <w:r w:rsidR="00560832">
        <w:t xml:space="preserve"> analysis</w:t>
      </w:r>
      <w:r w:rsidR="006E28C2">
        <w:t xml:space="preserve">, with </w:t>
      </w:r>
      <w:r w:rsidR="00D23A45">
        <w:t xml:space="preserve">untreated cells in blue and </w:t>
      </w:r>
      <w:r w:rsidR="00213A3E">
        <w:lastRenderedPageBreak/>
        <w:t>DDD01716002</w:t>
      </w:r>
      <w:r w:rsidR="00D23A45">
        <w:t>-treated cells in red</w:t>
      </w:r>
      <w:r w:rsidR="00560832">
        <w:t>.</w:t>
      </w:r>
      <w:r w:rsidR="00F2666B">
        <w:t xml:space="preserve"> Boxplots show LCMS response (peak area) of (</w:t>
      </w:r>
      <w:r w:rsidR="005449F2">
        <w:t>C</w:t>
      </w:r>
      <w:r w:rsidR="00F2666B">
        <w:t>) succinate, (</w:t>
      </w:r>
      <w:r w:rsidR="005449F2">
        <w:t>D</w:t>
      </w:r>
      <w:r w:rsidR="00F2666B">
        <w:t>) fumarate, (</w:t>
      </w:r>
      <w:r w:rsidR="005449F2">
        <w:t>E</w:t>
      </w:r>
      <w:r w:rsidR="00F2666B">
        <w:t>) ADP</w:t>
      </w:r>
      <w:r w:rsidR="00390E77">
        <w:t>,</w:t>
      </w:r>
      <w:r w:rsidR="00F2666B">
        <w:t xml:space="preserve"> (</w:t>
      </w:r>
      <w:r w:rsidR="005449F2">
        <w:t>F</w:t>
      </w:r>
      <w:r w:rsidR="00F2666B">
        <w:t>) ATP</w:t>
      </w:r>
      <w:r w:rsidR="00390E77">
        <w:t>, (G) lactate and (H) proline.</w:t>
      </w:r>
    </w:p>
    <w:p w14:paraId="012BF560" w14:textId="77777777" w:rsidR="000C6C16" w:rsidRDefault="000C6C16" w:rsidP="000C6C16">
      <w:pPr>
        <w:spacing w:after="0"/>
        <w:jc w:val="both"/>
      </w:pPr>
    </w:p>
    <w:p w14:paraId="3E494DBD" w14:textId="114650DA" w:rsidR="00FC2E0B" w:rsidRPr="003426D8" w:rsidRDefault="00C508AF" w:rsidP="000C6C16">
      <w:pPr>
        <w:spacing w:after="0"/>
        <w:jc w:val="both"/>
        <w:rPr>
          <w:b/>
          <w:bCs/>
        </w:rPr>
      </w:pPr>
      <w:r>
        <w:rPr>
          <w:b/>
          <w:bCs/>
        </w:rPr>
        <w:t>I</w:t>
      </w:r>
      <w:r w:rsidR="00DE5609">
        <w:rPr>
          <w:b/>
          <w:bCs/>
        </w:rPr>
        <w:t xml:space="preserve">dentification of </w:t>
      </w:r>
      <w:r w:rsidR="00FC2E0B" w:rsidRPr="003426D8">
        <w:rPr>
          <w:b/>
          <w:bCs/>
        </w:rPr>
        <w:t xml:space="preserve">cytochrome b </w:t>
      </w:r>
      <w:r w:rsidR="000271D4">
        <w:rPr>
          <w:b/>
          <w:bCs/>
        </w:rPr>
        <w:t xml:space="preserve">metabolomic </w:t>
      </w:r>
      <w:r w:rsidR="00FC2E0B" w:rsidRPr="003426D8">
        <w:rPr>
          <w:b/>
          <w:bCs/>
        </w:rPr>
        <w:t>signature</w:t>
      </w:r>
    </w:p>
    <w:p w14:paraId="34F66F5A" w14:textId="5A9E7723" w:rsidR="008F2759" w:rsidRDefault="00CC069C" w:rsidP="00E11182">
      <w:pPr>
        <w:spacing w:after="0"/>
        <w:jc w:val="both"/>
      </w:pPr>
      <w:r>
        <w:t>With throughput a key consideration</w:t>
      </w:r>
      <w:r w:rsidR="00520C80">
        <w:t>,</w:t>
      </w:r>
      <w:r>
        <w:t xml:space="preserve"> we sought to </w:t>
      </w:r>
      <w:r w:rsidR="00B06ACE">
        <w:t>reduce</w:t>
      </w:r>
      <w:r>
        <w:t xml:space="preserve"> </w:t>
      </w:r>
      <w:r w:rsidR="00B62642">
        <w:t xml:space="preserve">culture and </w:t>
      </w:r>
      <w:r>
        <w:t>sample size</w:t>
      </w:r>
      <w:r w:rsidR="00520C80">
        <w:t xml:space="preserve">. </w:t>
      </w:r>
      <w:r w:rsidR="00CA4225">
        <w:t xml:space="preserve">In all subsequent experiments, treatments were carried </w:t>
      </w:r>
      <w:r w:rsidR="001D5C77">
        <w:t>out with</w:t>
      </w:r>
      <w:r w:rsidR="00CA4225">
        <w:t xml:space="preserve"> </w:t>
      </w:r>
      <w:r w:rsidR="00C83DA6">
        <w:t xml:space="preserve">1.4 ml </w:t>
      </w:r>
      <w:r w:rsidR="00CA4225">
        <w:t xml:space="preserve">cultures </w:t>
      </w:r>
      <w:r w:rsidR="006C59A6">
        <w:t xml:space="preserve">containing a total of </w:t>
      </w:r>
      <w:r w:rsidR="00772BCC">
        <w:t>1</w:t>
      </w:r>
      <w:r w:rsidR="006C59A6">
        <w:t>.4</w:t>
      </w:r>
      <w:r w:rsidR="00CC5626" w:rsidRPr="00CC5626">
        <w:t xml:space="preserve">× </w:t>
      </w:r>
      <w:r w:rsidR="00772BCC">
        <w:t>10</w:t>
      </w:r>
      <w:r w:rsidR="00772BCC" w:rsidRPr="00772BCC">
        <w:rPr>
          <w:vertAlign w:val="superscript"/>
        </w:rPr>
        <w:t>7</w:t>
      </w:r>
      <w:r w:rsidR="00772BCC">
        <w:t xml:space="preserve"> cells</w:t>
      </w:r>
      <w:r w:rsidR="003139E2">
        <w:t>,</w:t>
      </w:r>
      <w:r w:rsidR="0073704A">
        <w:t xml:space="preserve"> </w:t>
      </w:r>
      <w:r w:rsidR="001D5C77">
        <w:t>using</w:t>
      </w:r>
      <w:r>
        <w:t xml:space="preserve"> </w:t>
      </w:r>
      <w:r w:rsidR="00772BCC">
        <w:t>12</w:t>
      </w:r>
      <w:r w:rsidR="00A533A3">
        <w:t>-</w:t>
      </w:r>
      <w:r>
        <w:t>well culture plates.</w:t>
      </w:r>
      <w:r w:rsidR="00A03597">
        <w:t xml:space="preserve"> </w:t>
      </w:r>
      <w:r w:rsidR="00093F2C">
        <w:t xml:space="preserve">An incubation time of </w:t>
      </w:r>
      <w:r w:rsidR="00452978">
        <w:t>4 hours was selected for all further work as (</w:t>
      </w:r>
      <w:proofErr w:type="spellStart"/>
      <w:r w:rsidR="00452978">
        <w:t>i</w:t>
      </w:r>
      <w:proofErr w:type="spellEnd"/>
      <w:r w:rsidR="00452978">
        <w:t>) short sampling times</w:t>
      </w:r>
      <w:r w:rsidR="003A41A0">
        <w:t xml:space="preserve"> </w:t>
      </w:r>
      <w:r w:rsidR="00452978">
        <w:t xml:space="preserve">were not </w:t>
      </w:r>
      <w:r w:rsidR="003A41A0">
        <w:t xml:space="preserve">practical </w:t>
      </w:r>
      <w:r w:rsidR="00452978">
        <w:t xml:space="preserve">when </w:t>
      </w:r>
      <w:r w:rsidR="003A41A0">
        <w:t>processing</w:t>
      </w:r>
      <w:r w:rsidR="005E5BC3">
        <w:t xml:space="preserve"> large</w:t>
      </w:r>
      <w:r w:rsidR="003A41A0">
        <w:t>r</w:t>
      </w:r>
      <w:r w:rsidR="005E5BC3">
        <w:t xml:space="preserve"> numbers of samples, (ii) s</w:t>
      </w:r>
      <w:r w:rsidR="002947AE">
        <w:t xml:space="preserve">low-acting drugs </w:t>
      </w:r>
      <w:r w:rsidR="00BB14A5">
        <w:t xml:space="preserve">may </w:t>
      </w:r>
      <w:r w:rsidR="002947AE">
        <w:t xml:space="preserve">require longer </w:t>
      </w:r>
      <w:r w:rsidR="003A41A0">
        <w:t xml:space="preserve">incubation times </w:t>
      </w:r>
      <w:r w:rsidR="005E5BC3">
        <w:t>to exert effect</w:t>
      </w:r>
      <w:r w:rsidR="00093F2C">
        <w:t xml:space="preserve"> </w:t>
      </w:r>
      <w:r w:rsidR="005E5BC3">
        <w:t>(</w:t>
      </w:r>
      <w:r w:rsidR="00093F2C">
        <w:t>for example</w:t>
      </w:r>
      <w:r w:rsidR="008F2759">
        <w:t xml:space="preserve">, 24 hours are required for </w:t>
      </w:r>
      <w:r w:rsidR="00093F2C">
        <w:t xml:space="preserve">CYP51 inhibitors </w:t>
      </w:r>
      <w:r w:rsidR="008F2759">
        <w:t xml:space="preserve">to </w:t>
      </w:r>
      <w:r w:rsidR="00FF2DA7">
        <w:t>alter the sterol profile</w:t>
      </w:r>
      <w:r w:rsidR="00F36A0B">
        <w:t xml:space="preserve"> significantly</w:t>
      </w:r>
      <w:r w:rsidR="00FF2DA7">
        <w:t xml:space="preserve"> in </w:t>
      </w:r>
      <w:r w:rsidR="004D1C27" w:rsidRPr="004D1C27">
        <w:rPr>
          <w:i/>
          <w:iCs/>
        </w:rPr>
        <w:t>l</w:t>
      </w:r>
      <w:r w:rsidR="00FF2DA7" w:rsidRPr="004D1C27">
        <w:rPr>
          <w:i/>
          <w:iCs/>
        </w:rPr>
        <w:t>eishmania</w:t>
      </w:r>
      <w:r w:rsidR="00FF2DA7">
        <w:t xml:space="preserve"> </w:t>
      </w:r>
      <w:r w:rsidR="009F6EFD">
        <w:fldChar w:fldCharType="begin" w:fldLock="1"/>
      </w:r>
      <w:r w:rsidR="009545A3">
        <w:instrText>ADDIN CSL_CITATION {"citationItems":[{"id":"ITEM-1","itemData":{"DOI":"10.1016/j.ijpddr.2022.07.003","ISSN":"22113207","PMID":"35994895","abstract":"Human leishmaniasis is an infectious disease caused by Leishmania protozoan parasites. Current chemotherapeutic options against the deadly disease have significant limitations. The ergosterol biosynthetic pathway has been identified as a drug target in Leishmania. However, remarkable differences in the efficacy of antifungal azoles that inhibit ergosterol biosynthesis have been reported for the treatment of leishmaniasis. To better understand the sterol biosynthetic pathway in Leishmania and elucidate the mechanism underlying the differential efficacy of antifungal azoles, we developed a new LC-MS/MS method to study sterol profiles in promastigotes of three Leishmania species, including two L. donovani, one L. major and one L. tarentolae strains. A combination of distinct precursor ion masses and LC retention times allowed for specific detection of sixteen intermediate sterols between lanosterol and ergosterol using the newly developed LC-MS/MS method. Although both posaconazole and fluconazole are known inhibitors of fungal lanosterol 14α-demethylase (CYP51), only posaconazole led to a substantial accumulation of lanosterol in azole-treated L. donovani promastigotes. Furthermore, a key intermediate sterol accumulated by 40- and 7-fold when these parasites were treated with posaconazole and fluconazole, respectively, which was determined as 4α,14α-dimethylzymosterol by high resolution mass spectrometry and NMR spectroscopy. The identification of 4α,14α-dimethylzymosterol supports a branched ergosterol biosynthetic pathway in Leishmania, where lanosterol C4- and C14-demethylation reactions occur in parallel rather than sequentially. Our results suggest that selective inhibition of leishmanial CYP51 is insufficient to effectively prevent parasite growth and dual inhibitors of both CYP51 and the unknown sterol C4-demethylase may be required for optimal antiparasitic effect.","author":[{"dropping-particle":"","family":"Feng","given":"Mei","non-dropping-particle":"","parse-names":false,"suffix":""},{"dropping-particle":"","family":"Jin","given":"Yiru","non-dropping-particle":"","parse-names":false,"suffix":""},{"dropping-particle":"","family":"Yang","given":"Sihyung","non-dropping-particle":"","parse-names":false,"suffix":""},{"dropping-particle":"","family":"Joachim","given":"Arline M.","non-dropping-particle":"","parse-names":false,"suffix":""},{"dropping-particle":"","family":"Ning","given":"Yu","non-dropping-particle":"","parse-names":false,"suffix":""},{"dropping-particle":"","family":"Mori-Quiroz","given":"Luis M.","non-dropping-particle":"","parse-names":false,"suffix":""},{"dropping-particle":"","family":"Fromm","given":"Jacob","non-dropping-particle":"","parse-names":false,"suffix":""},{"dropping-particle":"","family":"Perera","given":"Chamani","non-dropping-particle":"","parse-names":false,"suffix":""},{"dropping-particle":"","family":"Zhang","given":"Kai","non-dropping-particle":"","parse-names":false,"suffix":""},{"dropping-particle":"","family":"Werbovetz","given":"Karl A.","non-dropping-particle":"","parse-names":false,"suffix":""},{"dropping-particle":"","family":"Wang","given":"Michael Zhuo","non-dropping-particle":"","parse-names":false,"suffix":""}],"container-title":"International Journal for Parasitology: Drugs and Drug Resistance","id":"ITEM-1","issue":"July","issued":{"date-parts":[["2022"]]},"page":"27-42","publisher":"Elsevier Ltd","title":"Sterol profiling of Leishmania parasites using a new HPLC-tandem mass spectrometry-based method and antifungal azoles as chemical probes reveals a key intermediate sterol that supports a branched ergosterol biosynthetic pathway","type":"article-journal","volume":"20"},"uris":["http://www.mendeley.com/documents/?uuid=5503ec08-87d0-4305-aa97-7dfe37cd183b"]}],"mendeley":{"formattedCitation":"(28)","plainTextFormattedCitation":"(28)","previouslyFormattedCitation":"(28)"},"properties":{"noteIndex":0},"schema":"https://github.com/citation-style-language/schema/raw/master/csl-citation.json"}</w:instrText>
      </w:r>
      <w:r w:rsidR="009F6EFD">
        <w:fldChar w:fldCharType="separate"/>
      </w:r>
      <w:r w:rsidR="009D1926" w:rsidRPr="009D1926">
        <w:rPr>
          <w:noProof/>
        </w:rPr>
        <w:t>(28)</w:t>
      </w:r>
      <w:r w:rsidR="009F6EFD">
        <w:fldChar w:fldCharType="end"/>
      </w:r>
      <w:r w:rsidR="00A45443">
        <w:t xml:space="preserve"> and (iii)</w:t>
      </w:r>
      <w:r w:rsidR="00914923">
        <w:t xml:space="preserve"> this </w:t>
      </w:r>
      <w:r w:rsidR="005E588B">
        <w:t xml:space="preserve">might allow cytochrome b inhibition effects to become apparent without further development to a more general profile </w:t>
      </w:r>
      <w:r w:rsidR="00A76852">
        <w:t xml:space="preserve">associated with cell death. </w:t>
      </w:r>
      <w:r w:rsidR="008F2759">
        <w:t xml:space="preserve">The incubation time of 4 hours </w:t>
      </w:r>
      <w:r w:rsidR="00A76852">
        <w:t xml:space="preserve">therefore </w:t>
      </w:r>
      <w:r w:rsidR="008F2759">
        <w:t xml:space="preserve">represented a compromise between </w:t>
      </w:r>
      <w:proofErr w:type="gramStart"/>
      <w:r w:rsidR="008F2759">
        <w:t>all of</w:t>
      </w:r>
      <w:proofErr w:type="gramEnd"/>
      <w:r w:rsidR="008F2759">
        <w:t xml:space="preserve"> these factors.</w:t>
      </w:r>
      <w:r w:rsidR="00A76852">
        <w:t xml:space="preserve"> </w:t>
      </w:r>
      <w:r w:rsidR="00C90181">
        <w:t xml:space="preserve">Compound </w:t>
      </w:r>
      <w:r w:rsidR="00A76852">
        <w:t xml:space="preserve">concentrations were increased to </w:t>
      </w:r>
      <w:r w:rsidR="00790B2C">
        <w:t>5</w:t>
      </w:r>
      <w:r w:rsidR="00AD6679" w:rsidRPr="00AD6679">
        <w:t>×</w:t>
      </w:r>
      <w:r w:rsidR="00790B2C">
        <w:t xml:space="preserve"> EC</w:t>
      </w:r>
      <w:r w:rsidR="00790B2C" w:rsidRPr="00C90181">
        <w:rPr>
          <w:vertAlign w:val="subscript"/>
        </w:rPr>
        <w:t>50</w:t>
      </w:r>
      <w:r w:rsidR="00790B2C">
        <w:t xml:space="preserve"> </w:t>
      </w:r>
      <w:r w:rsidR="00470837">
        <w:t xml:space="preserve">as this enhanced the </w:t>
      </w:r>
      <w:r w:rsidR="00C304FE">
        <w:t>level of target inhibition</w:t>
      </w:r>
      <w:r w:rsidR="002C116C">
        <w:t xml:space="preserve"> </w:t>
      </w:r>
      <w:r w:rsidR="007C3B0A">
        <w:t>and</w:t>
      </w:r>
      <w:r w:rsidR="00470837">
        <w:t xml:space="preserve"> was shown, in all cases, not to cause cell death </w:t>
      </w:r>
      <w:r w:rsidR="007C3B0A">
        <w:t>by</w:t>
      </w:r>
      <w:r w:rsidR="000A13C3">
        <w:t xml:space="preserve"> 4 hours</w:t>
      </w:r>
      <w:r w:rsidR="003F33E4">
        <w:t>.</w:t>
      </w:r>
    </w:p>
    <w:p w14:paraId="4CF38E4E" w14:textId="77777777" w:rsidR="00DB748A" w:rsidRDefault="00DB748A" w:rsidP="00E11182">
      <w:pPr>
        <w:spacing w:after="0"/>
        <w:jc w:val="both"/>
      </w:pPr>
    </w:p>
    <w:p w14:paraId="0FA9BF23" w14:textId="2E9EDA85" w:rsidR="00DB748A" w:rsidRDefault="00DB748A" w:rsidP="00E11182">
      <w:pPr>
        <w:spacing w:after="0"/>
        <w:jc w:val="both"/>
      </w:pPr>
      <w:r>
        <w:t xml:space="preserve">To mimic a typical counter-screening experiment – which would require differentiation of cytochrome </w:t>
      </w:r>
      <w:r w:rsidRPr="00206483">
        <w:rPr>
          <w:i/>
          <w:iCs/>
        </w:rPr>
        <w:t>b</w:t>
      </w:r>
      <w:r>
        <w:t xml:space="preserve"> inhibitors from a variety of other hit compounds acting through various (unknown) targets – </w:t>
      </w:r>
      <w:r w:rsidR="006857C9">
        <w:t xml:space="preserve">and thereby to identify a common signature of cytochrome b inhibition, </w:t>
      </w:r>
      <w:r>
        <w:t xml:space="preserve">we carried out a small-scale experiment comparing the </w:t>
      </w:r>
      <w:r w:rsidRPr="00BD3D5B">
        <w:rPr>
          <w:i/>
          <w:iCs/>
        </w:rPr>
        <w:t>T. cruzi</w:t>
      </w:r>
      <w:r>
        <w:t xml:space="preserve"> metabolome following treatment with </w:t>
      </w:r>
      <w:r w:rsidR="00B5079D">
        <w:t xml:space="preserve">four </w:t>
      </w:r>
      <w:r>
        <w:t xml:space="preserve">cytochrome </w:t>
      </w:r>
      <w:r w:rsidRPr="001F4568">
        <w:rPr>
          <w:i/>
          <w:iCs/>
        </w:rPr>
        <w:t>b</w:t>
      </w:r>
      <w:r>
        <w:t xml:space="preserve"> inhibitors to that of a “non-cytochrom</w:t>
      </w:r>
      <w:r w:rsidRPr="0082772D">
        <w:t xml:space="preserve">e </w:t>
      </w:r>
      <w:r w:rsidRPr="0042613B">
        <w:rPr>
          <w:i/>
          <w:iCs/>
        </w:rPr>
        <w:t>b</w:t>
      </w:r>
      <w:r w:rsidRPr="0082772D">
        <w:t xml:space="preserve"> </w:t>
      </w:r>
      <w:r>
        <w:t xml:space="preserve">group”, comprised of samples from untreated cells, or from cells treated with inhibitors of </w:t>
      </w:r>
      <w:r w:rsidR="00B1591E">
        <w:t>other targets (</w:t>
      </w:r>
      <w:r w:rsidR="00B1591E">
        <w:fldChar w:fldCharType="begin"/>
      </w:r>
      <w:r w:rsidR="00B1591E">
        <w:instrText xml:space="preserve"> REF _Ref175847068 \h </w:instrText>
      </w:r>
      <w:r w:rsidR="00B1591E">
        <w:fldChar w:fldCharType="separate"/>
      </w:r>
      <w:r w:rsidR="00E85430">
        <w:t xml:space="preserve">Table </w:t>
      </w:r>
      <w:r w:rsidR="00E85430">
        <w:rPr>
          <w:noProof/>
        </w:rPr>
        <w:t>1</w:t>
      </w:r>
      <w:r w:rsidR="00B1591E">
        <w:fldChar w:fldCharType="end"/>
      </w:r>
      <w:r w:rsidR="00B1591E">
        <w:t>)</w:t>
      </w:r>
      <w:r>
        <w:t>.</w:t>
      </w:r>
    </w:p>
    <w:p w14:paraId="48C2F9CC" w14:textId="77777777" w:rsidR="00E11182" w:rsidRDefault="00E11182" w:rsidP="00E11182">
      <w:pPr>
        <w:spacing w:after="0"/>
        <w:jc w:val="both"/>
      </w:pPr>
    </w:p>
    <w:p w14:paraId="301ED755" w14:textId="77777777" w:rsidR="0052287D" w:rsidRDefault="0052287D" w:rsidP="00E11182">
      <w:pPr>
        <w:spacing w:after="0"/>
        <w:jc w:val="both"/>
      </w:pPr>
    </w:p>
    <w:p w14:paraId="542CC9C2" w14:textId="77777777" w:rsidR="0052287D" w:rsidRDefault="0052287D" w:rsidP="00E11182">
      <w:pPr>
        <w:spacing w:after="0"/>
        <w:jc w:val="both"/>
      </w:pPr>
    </w:p>
    <w:p w14:paraId="46DE6658" w14:textId="77777777" w:rsidR="0052287D" w:rsidRDefault="0052287D" w:rsidP="00E11182">
      <w:pPr>
        <w:spacing w:after="0"/>
        <w:jc w:val="both"/>
      </w:pPr>
    </w:p>
    <w:tbl>
      <w:tblPr>
        <w:tblStyle w:val="TableGrid"/>
        <w:tblW w:w="9045" w:type="dxa"/>
        <w:tblLook w:val="04A0" w:firstRow="1" w:lastRow="0" w:firstColumn="1" w:lastColumn="0" w:noHBand="0" w:noVBand="1"/>
      </w:tblPr>
      <w:tblGrid>
        <w:gridCol w:w="1946"/>
        <w:gridCol w:w="1653"/>
        <w:gridCol w:w="1499"/>
        <w:gridCol w:w="1234"/>
        <w:gridCol w:w="1017"/>
        <w:gridCol w:w="1696"/>
      </w:tblGrid>
      <w:tr w:rsidR="003556B0" w:rsidRPr="00D12F03" w14:paraId="0C7CB967" w14:textId="77777777" w:rsidTr="00AD1252">
        <w:trPr>
          <w:trHeight w:val="412"/>
        </w:trPr>
        <w:tc>
          <w:tcPr>
            <w:tcW w:w="1946" w:type="dxa"/>
            <w:vMerge w:val="restart"/>
          </w:tcPr>
          <w:p w14:paraId="6BBB2DF2" w14:textId="5D55ACE6" w:rsidR="003556B0" w:rsidRPr="00D12F03" w:rsidRDefault="003556B0" w:rsidP="0052287D">
            <w:pPr>
              <w:spacing w:line="240" w:lineRule="auto"/>
              <w:jc w:val="both"/>
              <w:rPr>
                <w:b/>
                <w:bCs/>
              </w:rPr>
            </w:pPr>
            <w:r w:rsidRPr="00D12F03">
              <w:rPr>
                <w:b/>
                <w:bCs/>
              </w:rPr>
              <w:lastRenderedPageBreak/>
              <w:t>Compound</w:t>
            </w:r>
          </w:p>
        </w:tc>
        <w:tc>
          <w:tcPr>
            <w:tcW w:w="1653" w:type="dxa"/>
            <w:vMerge w:val="restart"/>
          </w:tcPr>
          <w:p w14:paraId="24E81D87" w14:textId="7B6375D3" w:rsidR="003556B0" w:rsidRPr="00D12F03" w:rsidRDefault="003556B0" w:rsidP="0052287D">
            <w:pPr>
              <w:spacing w:line="240" w:lineRule="auto"/>
              <w:jc w:val="both"/>
              <w:rPr>
                <w:b/>
                <w:bCs/>
              </w:rPr>
            </w:pPr>
            <w:r w:rsidRPr="00D12F03">
              <w:rPr>
                <w:b/>
                <w:bCs/>
              </w:rPr>
              <w:t>Target</w:t>
            </w:r>
          </w:p>
        </w:tc>
        <w:tc>
          <w:tcPr>
            <w:tcW w:w="1499" w:type="dxa"/>
            <w:vMerge w:val="restart"/>
          </w:tcPr>
          <w:p w14:paraId="77C18694" w14:textId="47B6E02C" w:rsidR="003556B0" w:rsidRPr="00D12F03" w:rsidRDefault="003556B0" w:rsidP="0052287D">
            <w:pPr>
              <w:spacing w:line="240" w:lineRule="auto"/>
              <w:jc w:val="both"/>
              <w:rPr>
                <w:b/>
                <w:bCs/>
              </w:rPr>
            </w:pPr>
            <w:r w:rsidRPr="00D12F03">
              <w:rPr>
                <w:b/>
                <w:bCs/>
              </w:rPr>
              <w:t>EC</w:t>
            </w:r>
            <w:r w:rsidRPr="00D12F03">
              <w:rPr>
                <w:b/>
                <w:bCs/>
                <w:vertAlign w:val="subscript"/>
              </w:rPr>
              <w:t>50</w:t>
            </w:r>
            <w:r w:rsidRPr="00D12F03">
              <w:rPr>
                <w:b/>
                <w:bCs/>
              </w:rPr>
              <w:t xml:space="preserve"> (</w:t>
            </w:r>
            <w:proofErr w:type="spellStart"/>
            <w:r w:rsidRPr="00D12F03">
              <w:rPr>
                <w:b/>
                <w:bCs/>
              </w:rPr>
              <w:t>nM</w:t>
            </w:r>
            <w:proofErr w:type="spellEnd"/>
            <w:r w:rsidRPr="00D12F03">
              <w:rPr>
                <w:b/>
                <w:bCs/>
              </w:rPr>
              <w:t>)</w:t>
            </w:r>
          </w:p>
        </w:tc>
        <w:tc>
          <w:tcPr>
            <w:tcW w:w="2251" w:type="dxa"/>
            <w:gridSpan w:val="2"/>
          </w:tcPr>
          <w:p w14:paraId="5F35B8E9" w14:textId="5BC17B41" w:rsidR="003556B0" w:rsidRPr="00D12F03" w:rsidRDefault="003556B0" w:rsidP="0052287D">
            <w:pPr>
              <w:spacing w:line="240" w:lineRule="auto"/>
              <w:jc w:val="both"/>
              <w:rPr>
                <w:b/>
                <w:bCs/>
              </w:rPr>
            </w:pPr>
            <w:r w:rsidRPr="00D12F03">
              <w:rPr>
                <w:b/>
                <w:bCs/>
              </w:rPr>
              <w:t>Screen concentration</w:t>
            </w:r>
          </w:p>
        </w:tc>
        <w:tc>
          <w:tcPr>
            <w:tcW w:w="1696" w:type="dxa"/>
            <w:vMerge w:val="restart"/>
          </w:tcPr>
          <w:p w14:paraId="5654C0FE" w14:textId="1F1AB8F1" w:rsidR="003556B0" w:rsidRPr="00D12F03" w:rsidRDefault="003556B0" w:rsidP="0052287D">
            <w:pPr>
              <w:spacing w:line="240" w:lineRule="auto"/>
              <w:jc w:val="both"/>
              <w:rPr>
                <w:b/>
                <w:bCs/>
              </w:rPr>
            </w:pPr>
            <w:r w:rsidRPr="00D12F03">
              <w:rPr>
                <w:b/>
                <w:bCs/>
              </w:rPr>
              <w:t>Reference</w:t>
            </w:r>
          </w:p>
        </w:tc>
      </w:tr>
      <w:tr w:rsidR="003556B0" w:rsidRPr="00D12F03" w14:paraId="3FC298BE" w14:textId="77777777" w:rsidTr="00AD1252">
        <w:trPr>
          <w:trHeight w:val="113"/>
        </w:trPr>
        <w:tc>
          <w:tcPr>
            <w:tcW w:w="1946" w:type="dxa"/>
            <w:vMerge/>
          </w:tcPr>
          <w:p w14:paraId="63AABC3E" w14:textId="77777777" w:rsidR="003556B0" w:rsidRPr="00D12F03" w:rsidRDefault="003556B0" w:rsidP="0052287D">
            <w:pPr>
              <w:spacing w:line="240" w:lineRule="auto"/>
              <w:jc w:val="both"/>
              <w:rPr>
                <w:b/>
                <w:bCs/>
              </w:rPr>
            </w:pPr>
          </w:p>
        </w:tc>
        <w:tc>
          <w:tcPr>
            <w:tcW w:w="1653" w:type="dxa"/>
            <w:vMerge/>
          </w:tcPr>
          <w:p w14:paraId="4DE16B40" w14:textId="77777777" w:rsidR="003556B0" w:rsidRPr="00D12F03" w:rsidRDefault="003556B0" w:rsidP="0052287D">
            <w:pPr>
              <w:spacing w:line="240" w:lineRule="auto"/>
              <w:jc w:val="both"/>
              <w:rPr>
                <w:b/>
                <w:bCs/>
              </w:rPr>
            </w:pPr>
          </w:p>
        </w:tc>
        <w:tc>
          <w:tcPr>
            <w:tcW w:w="1499" w:type="dxa"/>
            <w:vMerge/>
          </w:tcPr>
          <w:p w14:paraId="5BDC49A5" w14:textId="77777777" w:rsidR="003556B0" w:rsidRPr="00D12F03" w:rsidRDefault="003556B0" w:rsidP="0052287D">
            <w:pPr>
              <w:spacing w:line="240" w:lineRule="auto"/>
              <w:jc w:val="both"/>
              <w:rPr>
                <w:b/>
                <w:bCs/>
              </w:rPr>
            </w:pPr>
          </w:p>
        </w:tc>
        <w:tc>
          <w:tcPr>
            <w:tcW w:w="1234" w:type="dxa"/>
          </w:tcPr>
          <w:p w14:paraId="2D021F27" w14:textId="77478247" w:rsidR="003556B0" w:rsidRPr="00D12F03" w:rsidRDefault="003556B0" w:rsidP="0052287D">
            <w:pPr>
              <w:spacing w:line="240" w:lineRule="auto"/>
              <w:jc w:val="both"/>
              <w:rPr>
                <w:b/>
                <w:bCs/>
              </w:rPr>
            </w:pPr>
            <w:proofErr w:type="spellStart"/>
            <w:r w:rsidRPr="00D12F03">
              <w:rPr>
                <w:b/>
                <w:bCs/>
              </w:rPr>
              <w:t>nM</w:t>
            </w:r>
            <w:proofErr w:type="spellEnd"/>
          </w:p>
        </w:tc>
        <w:tc>
          <w:tcPr>
            <w:tcW w:w="1017" w:type="dxa"/>
          </w:tcPr>
          <w:p w14:paraId="4571D756" w14:textId="6CCF3636" w:rsidR="003556B0" w:rsidRPr="00D12F03" w:rsidRDefault="00AD6679" w:rsidP="0052287D">
            <w:pPr>
              <w:spacing w:line="240" w:lineRule="auto"/>
              <w:jc w:val="both"/>
              <w:rPr>
                <w:b/>
                <w:bCs/>
              </w:rPr>
            </w:pPr>
            <w:r w:rsidRPr="00AD6679">
              <w:rPr>
                <w:b/>
                <w:bCs/>
              </w:rPr>
              <w:t>×</w:t>
            </w:r>
            <w:r w:rsidR="003556B0" w:rsidRPr="00D12F03">
              <w:rPr>
                <w:b/>
                <w:bCs/>
              </w:rPr>
              <w:t>EC</w:t>
            </w:r>
            <w:r w:rsidR="003556B0" w:rsidRPr="00D12F03">
              <w:rPr>
                <w:b/>
                <w:bCs/>
                <w:vertAlign w:val="subscript"/>
              </w:rPr>
              <w:t>50</w:t>
            </w:r>
          </w:p>
        </w:tc>
        <w:tc>
          <w:tcPr>
            <w:tcW w:w="1696" w:type="dxa"/>
            <w:vMerge/>
          </w:tcPr>
          <w:p w14:paraId="3B5ED29D" w14:textId="77777777" w:rsidR="003556B0" w:rsidRPr="00D12F03" w:rsidRDefault="003556B0" w:rsidP="0052287D">
            <w:pPr>
              <w:spacing w:line="240" w:lineRule="auto"/>
              <w:jc w:val="both"/>
              <w:rPr>
                <w:b/>
                <w:bCs/>
              </w:rPr>
            </w:pPr>
          </w:p>
        </w:tc>
      </w:tr>
      <w:tr w:rsidR="003556B0" w:rsidRPr="00D12F03" w14:paraId="3FD15496" w14:textId="77777777" w:rsidTr="00AD1252">
        <w:trPr>
          <w:trHeight w:val="210"/>
        </w:trPr>
        <w:tc>
          <w:tcPr>
            <w:tcW w:w="1946" w:type="dxa"/>
          </w:tcPr>
          <w:p w14:paraId="27E151D4" w14:textId="014F25D0" w:rsidR="003556B0" w:rsidRPr="00D12F03" w:rsidRDefault="003556B0" w:rsidP="0052287D">
            <w:pPr>
              <w:spacing w:line="240" w:lineRule="auto"/>
            </w:pPr>
            <w:r w:rsidRPr="00D12F03">
              <w:rPr>
                <w:color w:val="000000"/>
              </w:rPr>
              <w:t>DDD01716002</w:t>
            </w:r>
          </w:p>
        </w:tc>
        <w:tc>
          <w:tcPr>
            <w:tcW w:w="1653" w:type="dxa"/>
          </w:tcPr>
          <w:p w14:paraId="2C3A1F88" w14:textId="3EC1EE0E" w:rsidR="003556B0" w:rsidRPr="00D12F03" w:rsidRDefault="003556B0" w:rsidP="0052287D">
            <w:pPr>
              <w:spacing w:line="240" w:lineRule="auto"/>
            </w:pPr>
            <w:proofErr w:type="spellStart"/>
            <w:r w:rsidRPr="00D12F03">
              <w:t>Cyt</w:t>
            </w:r>
            <w:proofErr w:type="spellEnd"/>
            <w:r w:rsidRPr="00D12F03">
              <w:t xml:space="preserve"> b</w:t>
            </w:r>
          </w:p>
        </w:tc>
        <w:tc>
          <w:tcPr>
            <w:tcW w:w="1499" w:type="dxa"/>
          </w:tcPr>
          <w:p w14:paraId="4CD87AA6" w14:textId="104EE725" w:rsidR="003556B0" w:rsidRPr="00D12F03" w:rsidRDefault="003556B0" w:rsidP="0052287D">
            <w:pPr>
              <w:spacing w:line="240" w:lineRule="auto"/>
            </w:pPr>
            <w:r w:rsidRPr="00D12F03">
              <w:t>76.5 ± 3.3</w:t>
            </w:r>
          </w:p>
        </w:tc>
        <w:tc>
          <w:tcPr>
            <w:tcW w:w="1234" w:type="dxa"/>
          </w:tcPr>
          <w:p w14:paraId="5991BE73" w14:textId="3E06286B" w:rsidR="003556B0" w:rsidRPr="00D12F03" w:rsidRDefault="003556B0" w:rsidP="0052287D">
            <w:pPr>
              <w:spacing w:line="240" w:lineRule="auto"/>
            </w:pPr>
            <w:r w:rsidRPr="00D12F03">
              <w:t>400</w:t>
            </w:r>
          </w:p>
        </w:tc>
        <w:tc>
          <w:tcPr>
            <w:tcW w:w="1017" w:type="dxa"/>
          </w:tcPr>
          <w:p w14:paraId="3BB778A4" w14:textId="0D4970A2" w:rsidR="003556B0" w:rsidRPr="00D12F03" w:rsidRDefault="003556B0" w:rsidP="0052287D">
            <w:pPr>
              <w:spacing w:line="240" w:lineRule="auto"/>
            </w:pPr>
            <w:r w:rsidRPr="00D12F03">
              <w:t>5</w:t>
            </w:r>
          </w:p>
        </w:tc>
        <w:tc>
          <w:tcPr>
            <w:tcW w:w="1696" w:type="dxa"/>
            <w:vMerge w:val="restart"/>
          </w:tcPr>
          <w:p w14:paraId="27E60EC5" w14:textId="43B73D18" w:rsidR="003556B0" w:rsidRPr="00D12F03" w:rsidRDefault="003556B0" w:rsidP="0052287D">
            <w:pPr>
              <w:spacing w:line="240" w:lineRule="auto"/>
            </w:pPr>
            <w:r w:rsidRPr="00D12F03">
              <w:fldChar w:fldCharType="begin" w:fldLock="1"/>
            </w:r>
            <w:r w:rsidR="009545A3">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f058c0db-1fec-4e56-a180-8fb88149e32a"]}],"mendeley":{"formattedCitation":"(10)","plainTextFormattedCitation":"(10)","previouslyFormattedCitation":"(10)"},"properties":{"noteIndex":0},"schema":"https://github.com/citation-style-language/schema/raw/master/csl-citation.json"}</w:instrText>
            </w:r>
            <w:r w:rsidRPr="00D12F03">
              <w:fldChar w:fldCharType="separate"/>
            </w:r>
            <w:r w:rsidR="009D1926" w:rsidRPr="009D1926">
              <w:rPr>
                <w:noProof/>
              </w:rPr>
              <w:t>(10)</w:t>
            </w:r>
            <w:r w:rsidRPr="00D12F03">
              <w:fldChar w:fldCharType="end"/>
            </w:r>
          </w:p>
        </w:tc>
      </w:tr>
      <w:tr w:rsidR="003556B0" w:rsidRPr="00D12F03" w14:paraId="60333BBF" w14:textId="77777777" w:rsidTr="00AD1252">
        <w:trPr>
          <w:trHeight w:val="199"/>
        </w:trPr>
        <w:tc>
          <w:tcPr>
            <w:tcW w:w="1946" w:type="dxa"/>
          </w:tcPr>
          <w:p w14:paraId="5CA6E119" w14:textId="6230ADB9" w:rsidR="003556B0" w:rsidRPr="00D12F03" w:rsidRDefault="003556B0" w:rsidP="0052287D">
            <w:pPr>
              <w:spacing w:line="240" w:lineRule="auto"/>
            </w:pPr>
            <w:r w:rsidRPr="00D12F03">
              <w:rPr>
                <w:color w:val="000000"/>
              </w:rPr>
              <w:t>DDD01542111</w:t>
            </w:r>
          </w:p>
        </w:tc>
        <w:tc>
          <w:tcPr>
            <w:tcW w:w="1653" w:type="dxa"/>
          </w:tcPr>
          <w:p w14:paraId="39248DD2" w14:textId="03C806A8" w:rsidR="003556B0" w:rsidRPr="00D12F03" w:rsidRDefault="003556B0" w:rsidP="0052287D">
            <w:pPr>
              <w:spacing w:line="240" w:lineRule="auto"/>
            </w:pPr>
            <w:proofErr w:type="spellStart"/>
            <w:r w:rsidRPr="00D12F03">
              <w:t>Cyt</w:t>
            </w:r>
            <w:proofErr w:type="spellEnd"/>
            <w:r w:rsidRPr="00D12F03">
              <w:t xml:space="preserve"> b</w:t>
            </w:r>
          </w:p>
        </w:tc>
        <w:tc>
          <w:tcPr>
            <w:tcW w:w="1499" w:type="dxa"/>
          </w:tcPr>
          <w:p w14:paraId="4A6184FC" w14:textId="57314A4C" w:rsidR="003556B0" w:rsidRPr="00D12F03" w:rsidRDefault="003556B0" w:rsidP="0052287D">
            <w:pPr>
              <w:spacing w:line="240" w:lineRule="auto"/>
            </w:pPr>
            <w:r w:rsidRPr="00D12F03">
              <w:t>180 ± 10.0</w:t>
            </w:r>
          </w:p>
        </w:tc>
        <w:tc>
          <w:tcPr>
            <w:tcW w:w="1234" w:type="dxa"/>
          </w:tcPr>
          <w:p w14:paraId="09DAFB71" w14:textId="7489412C" w:rsidR="003556B0" w:rsidRPr="00D12F03" w:rsidRDefault="003556B0" w:rsidP="0052287D">
            <w:pPr>
              <w:spacing w:line="240" w:lineRule="auto"/>
            </w:pPr>
            <w:r w:rsidRPr="00D12F03">
              <w:t>1,000</w:t>
            </w:r>
          </w:p>
        </w:tc>
        <w:tc>
          <w:tcPr>
            <w:tcW w:w="1017" w:type="dxa"/>
          </w:tcPr>
          <w:p w14:paraId="6211972B" w14:textId="50961D6F" w:rsidR="003556B0" w:rsidRPr="00D12F03" w:rsidRDefault="003556B0" w:rsidP="0052287D">
            <w:pPr>
              <w:spacing w:line="240" w:lineRule="auto"/>
            </w:pPr>
            <w:r w:rsidRPr="00D12F03">
              <w:t>5</w:t>
            </w:r>
          </w:p>
        </w:tc>
        <w:tc>
          <w:tcPr>
            <w:tcW w:w="1696" w:type="dxa"/>
            <w:vMerge/>
          </w:tcPr>
          <w:p w14:paraId="1A378D44" w14:textId="7241D191" w:rsidR="003556B0" w:rsidRPr="00D12F03" w:rsidRDefault="003556B0" w:rsidP="0052287D">
            <w:pPr>
              <w:spacing w:line="240" w:lineRule="auto"/>
            </w:pPr>
          </w:p>
        </w:tc>
      </w:tr>
      <w:tr w:rsidR="003556B0" w:rsidRPr="00D12F03" w14:paraId="127E80C2" w14:textId="77777777" w:rsidTr="00AD1252">
        <w:trPr>
          <w:trHeight w:val="210"/>
        </w:trPr>
        <w:tc>
          <w:tcPr>
            <w:tcW w:w="1946" w:type="dxa"/>
          </w:tcPr>
          <w:p w14:paraId="28880A9F" w14:textId="02DD801D" w:rsidR="003556B0" w:rsidRPr="00D12F03" w:rsidRDefault="003556B0" w:rsidP="0052287D">
            <w:pPr>
              <w:spacing w:line="240" w:lineRule="auto"/>
            </w:pPr>
            <w:r w:rsidRPr="00D12F03">
              <w:rPr>
                <w:color w:val="000000"/>
              </w:rPr>
              <w:t>DDD00808408</w:t>
            </w:r>
          </w:p>
        </w:tc>
        <w:tc>
          <w:tcPr>
            <w:tcW w:w="1653" w:type="dxa"/>
          </w:tcPr>
          <w:p w14:paraId="1C82903B" w14:textId="65B8AA2B" w:rsidR="003556B0" w:rsidRPr="00D12F03" w:rsidRDefault="003556B0" w:rsidP="0052287D">
            <w:pPr>
              <w:spacing w:line="240" w:lineRule="auto"/>
            </w:pPr>
            <w:proofErr w:type="spellStart"/>
            <w:r w:rsidRPr="00D12F03">
              <w:t>Cyt</w:t>
            </w:r>
            <w:proofErr w:type="spellEnd"/>
            <w:r w:rsidRPr="00D12F03">
              <w:t xml:space="preserve"> b</w:t>
            </w:r>
          </w:p>
        </w:tc>
        <w:tc>
          <w:tcPr>
            <w:tcW w:w="1499" w:type="dxa"/>
          </w:tcPr>
          <w:p w14:paraId="57E3E1CD" w14:textId="5CFA6539" w:rsidR="003556B0" w:rsidRPr="00D12F03" w:rsidRDefault="003556B0" w:rsidP="0052287D">
            <w:pPr>
              <w:spacing w:line="240" w:lineRule="auto"/>
            </w:pPr>
            <w:r w:rsidRPr="00D12F03">
              <w:t>267 ± 3.0</w:t>
            </w:r>
          </w:p>
        </w:tc>
        <w:tc>
          <w:tcPr>
            <w:tcW w:w="1234" w:type="dxa"/>
          </w:tcPr>
          <w:p w14:paraId="311C90EA" w14:textId="2047490B" w:rsidR="003556B0" w:rsidRPr="00D12F03" w:rsidRDefault="003556B0" w:rsidP="0052287D">
            <w:pPr>
              <w:spacing w:line="240" w:lineRule="auto"/>
            </w:pPr>
            <w:r w:rsidRPr="00D12F03">
              <w:t>1,500</w:t>
            </w:r>
          </w:p>
        </w:tc>
        <w:tc>
          <w:tcPr>
            <w:tcW w:w="1017" w:type="dxa"/>
          </w:tcPr>
          <w:p w14:paraId="09CE492F" w14:textId="1D8A81DE" w:rsidR="003556B0" w:rsidRPr="00D12F03" w:rsidRDefault="003556B0" w:rsidP="0052287D">
            <w:pPr>
              <w:spacing w:line="240" w:lineRule="auto"/>
            </w:pPr>
            <w:r w:rsidRPr="00D12F03">
              <w:t>6</w:t>
            </w:r>
          </w:p>
        </w:tc>
        <w:tc>
          <w:tcPr>
            <w:tcW w:w="1696" w:type="dxa"/>
            <w:vMerge/>
          </w:tcPr>
          <w:p w14:paraId="5C5A626B" w14:textId="16A66DC8" w:rsidR="003556B0" w:rsidRPr="00D12F03" w:rsidRDefault="003556B0" w:rsidP="0052287D">
            <w:pPr>
              <w:spacing w:line="240" w:lineRule="auto"/>
            </w:pPr>
          </w:p>
        </w:tc>
      </w:tr>
      <w:tr w:rsidR="003556B0" w:rsidRPr="00D12F03" w14:paraId="086F9E5D" w14:textId="77777777" w:rsidTr="00AD1252">
        <w:trPr>
          <w:trHeight w:val="199"/>
        </w:trPr>
        <w:tc>
          <w:tcPr>
            <w:tcW w:w="1946" w:type="dxa"/>
          </w:tcPr>
          <w:p w14:paraId="1A1E5CCF" w14:textId="76727DB9" w:rsidR="003556B0" w:rsidRPr="00D12F03" w:rsidRDefault="00C31499" w:rsidP="0052287D">
            <w:pPr>
              <w:spacing w:line="240" w:lineRule="auto"/>
            </w:pPr>
            <w:r>
              <w:t>Compound 3</w:t>
            </w:r>
          </w:p>
        </w:tc>
        <w:tc>
          <w:tcPr>
            <w:tcW w:w="1653" w:type="dxa"/>
          </w:tcPr>
          <w:p w14:paraId="082EC61C" w14:textId="17412BB3" w:rsidR="003556B0" w:rsidRPr="00D12F03" w:rsidRDefault="003556B0" w:rsidP="0052287D">
            <w:pPr>
              <w:spacing w:line="240" w:lineRule="auto"/>
            </w:pPr>
            <w:proofErr w:type="spellStart"/>
            <w:r w:rsidRPr="00D12F03">
              <w:t>Cyt</w:t>
            </w:r>
            <w:proofErr w:type="spellEnd"/>
            <w:r w:rsidRPr="00D12F03">
              <w:t xml:space="preserve"> b</w:t>
            </w:r>
          </w:p>
        </w:tc>
        <w:tc>
          <w:tcPr>
            <w:tcW w:w="1499" w:type="dxa"/>
          </w:tcPr>
          <w:p w14:paraId="0572C737" w14:textId="6F34D444" w:rsidR="003556B0" w:rsidRPr="00D12F03" w:rsidRDefault="003556B0" w:rsidP="0052287D">
            <w:pPr>
              <w:spacing w:line="240" w:lineRule="auto"/>
            </w:pPr>
            <w:r w:rsidRPr="00D12F03">
              <w:t>9.9 ± 0.2</w:t>
            </w:r>
          </w:p>
        </w:tc>
        <w:tc>
          <w:tcPr>
            <w:tcW w:w="1234" w:type="dxa"/>
          </w:tcPr>
          <w:p w14:paraId="0A3CF055" w14:textId="1C6CBA08" w:rsidR="003556B0" w:rsidRPr="00D12F03" w:rsidRDefault="003556B0" w:rsidP="0052287D">
            <w:pPr>
              <w:spacing w:line="240" w:lineRule="auto"/>
            </w:pPr>
            <w:r w:rsidRPr="00D12F03">
              <w:t>35</w:t>
            </w:r>
          </w:p>
        </w:tc>
        <w:tc>
          <w:tcPr>
            <w:tcW w:w="1017" w:type="dxa"/>
          </w:tcPr>
          <w:p w14:paraId="6AB8DB61" w14:textId="1D0CDC68" w:rsidR="003556B0" w:rsidRPr="00D12F03" w:rsidRDefault="003556B0" w:rsidP="0052287D">
            <w:pPr>
              <w:spacing w:line="240" w:lineRule="auto"/>
            </w:pPr>
            <w:r w:rsidRPr="00D12F03">
              <w:t>4</w:t>
            </w:r>
          </w:p>
        </w:tc>
        <w:tc>
          <w:tcPr>
            <w:tcW w:w="1696" w:type="dxa"/>
          </w:tcPr>
          <w:p w14:paraId="1F512E72" w14:textId="182B2010" w:rsidR="003556B0" w:rsidRPr="00D12F03" w:rsidRDefault="003556B0" w:rsidP="0052287D">
            <w:pPr>
              <w:spacing w:line="240" w:lineRule="auto"/>
            </w:pPr>
            <w:r w:rsidRPr="00D12F03">
              <w:fldChar w:fldCharType="begin" w:fldLock="1"/>
            </w:r>
            <w:r w:rsidR="009545A3">
              <w:instrText>ADDIN CSL_CITATION {"citationItems":[{"id":"ITEM-1","itemData":{"DOI":"10.1126/scitranslmed.adg8105.Short-course","author":[{"dropping-particle":"","family":"González","given":"Silvia","non-dropping-particle":"","parse-names":false,"suffix":""},{"dropping-particle":"","family":"Wall","given":"Richard J","non-dropping-particle":"","parse-names":false,"suffix":""},{"dropping-particle":"","family":"Thomas","given":"John","non-dropping-particle":"","parse-names":false,"suffix":""},{"dropping-particle":"","family":"Braillard","given":"Stephanie","non-dropping-particle":"","parse-names":false,"suffix":""},{"dropping-particle":"","family":"Brunori","given":"Gino","non-dropping-particle":"","parse-names":false,"suffix":""},{"dropping-particle":"","family":"Díaz","given":"Isabel Camino","non-dropping-particle":"","parse-names":false,"suffix":""},{"dropping-particle":"","family":"Cantizani","given":"Juan","non-dropping-particle":"","parse-names":false,"suffix":""},{"dropping-particle":"","family":"Carvalho","given":"Sandra","non-dropping-particle":"","parse-names":false,"suffix":""},{"dropping-particle":"","family":"Casado","given":"Pablo Castañeda","non-dropping-particle":"","parse-names":false,"suffix":""},{"dropping-particle":"","family":"Chatelain","given":"Eric","non-dropping-particle":"","parse-names":false,"suffix":""},{"dropping-particle":"","family":"Cotillo","given":"Ignacio","non-dropping-particle":"","parse-names":false,"suffix":""},{"dropping-particle":"","family":"Fiandor","given":"Jose M","non-dropping-particle":"","parse-names":false,"suffix":""},{"dropping-particle":"","family":"Francisco","given":"Amanda Fortes","non-dropping-particle":"","parse-names":false,"suffix":""},{"dropping-particle":"","family":"Keenan","given":"Martine","non-dropping-particle":"","parse-names":false,"suffix":""},{"dropping-particle":"","family":"Kelly","given":"John M","non-dropping-particle":"","parse-names":false,"suffix":""},{"dropping-particle":"","family":"Kessler","given":"Albane","non-dropping-particle":"","parse-names":false,"suffix":""},{"dropping-particle":"","family":"Luise","given":"Chiara","non-dropping-particle":"","parse-names":false,"suffix":""},{"dropping-particle":"","family":"Lyon","given":"J","non-dropping-particle":"","parse-names":false,"suffix":""},{"dropping-particle":"","family":"Maclean","given":"Lorna","non-dropping-particle":"","parse-names":false,"suffix":""},{"dropping-particle":"","family":"Marco","given":"Maria","non-dropping-particle":"","parse-names":false,"suffix":""},{"dropping-particle":"","family":"Martin","given":"J Julio","non-dropping-particle":"","parse-names":false,"suffix":""},{"dropping-particle":"","family":"Martinez","given":"Maria S","non-dropping-particle":"","parse-names":false,"suffix":""},{"dropping-particle":"","family":"Read","given":"Kevin D","non-dropping-particle":"","parse-names":false,"suffix":""},{"dropping-particle":"","family":"Santos-villarejo","given":"Angel","non-dropping-particle":"","parse-names":false,"suffix":""},{"dropping-particle":"","family":"Zuccotto","given":"Fabio","non-dropping-particle":"","parse-names":false,"suffix":""},{"dropping-particle":"","family":"Wyllie","given":"Susan","non-dropping-particle":"","parse-names":false,"suffix":""},{"dropping-particle":"","family":"Miles","given":"J","non-dropping-particle":"","parse-names":false,"suffix":""},{"dropping-particle":"De","family":"Rycker","given":"Manu","non-dropping-particle":"","parse-names":false,"suffix":""},{"dropping-particle":"","family":"R","given":"Global Health Medicines","non-dropping-particle":"","parse-names":false,"suffix":""},{"dropping-particle":"","family":"Cantos","given":"Tres","non-dropping-particle":"","parse-names":false,"suffix":""}],"container-title":"Science Translational Medicine","id":"ITEM-1","issue":"726","issued":{"date-parts":[["2024"]]},"title":"Short-course combination treatment for experimental chronic Chagas disease","type":"article-journal","volume":"15"},"uris":["http://www.mendeley.com/documents/?uuid=447dd6c0-b10a-4b0e-94d8-ca921b18360e"]}],"mendeley":{"formattedCitation":"(29)","plainTextFormattedCitation":"(29)","previouslyFormattedCitation":"(29)"},"properties":{"noteIndex":0},"schema":"https://github.com/citation-style-language/schema/raw/master/csl-citation.json"}</w:instrText>
            </w:r>
            <w:r w:rsidRPr="00D12F03">
              <w:fldChar w:fldCharType="separate"/>
            </w:r>
            <w:r w:rsidR="009D1926" w:rsidRPr="009D1926">
              <w:rPr>
                <w:noProof/>
              </w:rPr>
              <w:t>(29)</w:t>
            </w:r>
            <w:r w:rsidRPr="00D12F03">
              <w:fldChar w:fldCharType="end"/>
            </w:r>
          </w:p>
        </w:tc>
      </w:tr>
      <w:tr w:rsidR="003556B0" w:rsidRPr="00D12F03" w14:paraId="204EED89" w14:textId="77777777" w:rsidTr="00AD1252">
        <w:trPr>
          <w:trHeight w:val="636"/>
        </w:trPr>
        <w:tc>
          <w:tcPr>
            <w:tcW w:w="1946" w:type="dxa"/>
          </w:tcPr>
          <w:p w14:paraId="3D1B0C2F" w14:textId="75DFE56F" w:rsidR="003556B0" w:rsidRPr="00D12F03" w:rsidRDefault="003556B0" w:rsidP="0052287D">
            <w:pPr>
              <w:spacing w:line="240" w:lineRule="auto"/>
            </w:pPr>
            <w:r w:rsidRPr="00D12F03">
              <w:rPr>
                <w:color w:val="000000"/>
              </w:rPr>
              <w:t>DMU759</w:t>
            </w:r>
          </w:p>
        </w:tc>
        <w:tc>
          <w:tcPr>
            <w:tcW w:w="1653" w:type="dxa"/>
          </w:tcPr>
          <w:p w14:paraId="4A9C6B37" w14:textId="33AC3D93" w:rsidR="003556B0" w:rsidRPr="00D12F03" w:rsidRDefault="003556B0" w:rsidP="0052287D">
            <w:pPr>
              <w:spacing w:line="240" w:lineRule="auto"/>
            </w:pPr>
            <w:r w:rsidRPr="00D12F03">
              <w:t>KRS1</w:t>
            </w:r>
          </w:p>
        </w:tc>
        <w:tc>
          <w:tcPr>
            <w:tcW w:w="1499" w:type="dxa"/>
          </w:tcPr>
          <w:p w14:paraId="6DC9F9D0" w14:textId="205E0D88" w:rsidR="003556B0" w:rsidRPr="00D12F03" w:rsidRDefault="003556B0" w:rsidP="0052287D">
            <w:pPr>
              <w:spacing w:line="240" w:lineRule="auto"/>
            </w:pPr>
            <w:r w:rsidRPr="00D12F03">
              <w:t>13.3 ± 1.4</w:t>
            </w:r>
          </w:p>
        </w:tc>
        <w:tc>
          <w:tcPr>
            <w:tcW w:w="1234" w:type="dxa"/>
          </w:tcPr>
          <w:p w14:paraId="7A4395BE" w14:textId="5339D3BA" w:rsidR="003556B0" w:rsidRPr="00D12F03" w:rsidRDefault="003556B0" w:rsidP="0052287D">
            <w:pPr>
              <w:spacing w:line="240" w:lineRule="auto"/>
            </w:pPr>
            <w:r w:rsidRPr="00D12F03">
              <w:t>75</w:t>
            </w:r>
          </w:p>
        </w:tc>
        <w:tc>
          <w:tcPr>
            <w:tcW w:w="1017" w:type="dxa"/>
          </w:tcPr>
          <w:p w14:paraId="70CFB817" w14:textId="6C7C5EAF" w:rsidR="003556B0" w:rsidRPr="00D12F03" w:rsidRDefault="003556B0" w:rsidP="0052287D">
            <w:pPr>
              <w:spacing w:line="240" w:lineRule="auto"/>
            </w:pPr>
            <w:r w:rsidRPr="00D12F03">
              <w:t>6</w:t>
            </w:r>
          </w:p>
        </w:tc>
        <w:tc>
          <w:tcPr>
            <w:tcW w:w="1696" w:type="dxa"/>
          </w:tcPr>
          <w:p w14:paraId="7881A2C9" w14:textId="4BA165FA" w:rsidR="003556B0" w:rsidRPr="00D12F03" w:rsidRDefault="00446AB8" w:rsidP="0052287D">
            <w:pPr>
              <w:spacing w:line="240" w:lineRule="auto"/>
            </w:pPr>
            <w:r>
              <w:fldChar w:fldCharType="begin" w:fldLock="1"/>
            </w:r>
            <w:r w:rsidR="009545A3">
              <w:instrText>ADDIN CSL_CITATION {"citationItems":[{"id":"ITEM-1","itemData":{"author":[{"dropping-particle":"","family":"Tulloch","given":"Lindsay B.","non-dropping-particle":"","parse-names":false,"suffix":""},{"dropping-particle":"","family":"Tawell","given":"Hugh","non-dropping-particle":"","parse-names":false,"suffix":""},{"dropping-particle":"","family":"Taylor","given":"Annie E","non-dropping-particle":"","parse-names":false,"suffix":""},{"dropping-particle":"","family":"Lima","given":"Marta Lopes","non-dropping-particle":"","parse-names":false,"suffix":""},{"dropping-particle":"","family":"Dawson","given":"Alice","non-dropping-particle":"","parse-names":false,"suffix":""},{"dropping-particle":"","family":"Carvalho","given":"Sandra","non-dropping-particle":"","parse-names":false,"suffix":""},{"dropping-particle":"","family":"Wall","given":"Richard J.","non-dropping-particle":"","parse-names":false,"suffix":""},{"dropping-particle":"","family":"Lopez","given":"Victoriano Corpas","non-dropping-particle":"","parse-names":false,"suffix":""},{"dropping-particle":"","family":"Dey","given":"Gourav","non-dropping-particle":"","parse-names":false,"suffix":""},{"dropping-particle":"","family":"Duggan","given":"Jack","non-dropping-particle":"","parse-names":false,"suffix":""},{"dropping-particle":"","family":"Magalhaes","given":"Luma Godoy","non-dropping-particle":"","parse-names":false,"suffix":""},{"dropping-particle":"","family":"Torrie","given":"Leah S.","non-dropping-particle":"","parse-names":false,"suffix":""},{"dropping-particle":"","family":"Frame","given":"Laura","non-dropping-particle":"","parse-names":false,"suffix":""},{"dropping-particle":"","family":"Robinson","given":"David","non-dropping-particle":"","parse-names":false,"suffix":""},{"dropping-particle":"","family":"Patterson","given":"Stephen","non-dropping-particle":"","parse-names":false,"suffix":""},{"dropping-particle":"","family":"Tinti","given":"Michele","non-dropping-particle":"","parse-names":false,"suffix":""},{"dropping-particle":"","family":"Weaver","given":"George W","non-dropping-particle":"","parse-names":false,"suffix":""},{"dropping-particle":"","family":"Robinson","given":"William J","non-dropping-particle":"","parse-names":false,"suffix":""},{"dropping-particle":"","family":"Cal","given":"Monica","non-dropping-particle":"","parse-names":false,"suffix":""},{"dropping-particle":"","family":"Kaiser","given":"Marcel","non-dropping-particle":"","parse-names":false,"suffix":""},{"dropping-particle":"","family":"Mäser","given":"Pascal","non-dropping-particle":"","parse-names":false,"suffix":""},{"dropping-particle":"","family":"Sjö","given":"Peter","non-dropping-particle":"","parse-names":false,"suffix":""},{"dropping-particle":"","family":"Perry","given":"Benjamin","non-dropping-particle":"","parse-names":false,"suffix":""},{"dropping-particle":"","family":"Kelly","given":"John M.","non-dropping-particle":"","parse-names":false,"suffix":""},{"dropping-particle":"","family":"Francisco","given":"Amanda Fortes","non-dropping-particle":"","parse-names":false,"suffix":""},{"dropping-particle":"","family":"Bhambra","given":"Avninder S.","non-dropping-particle":"","parse-names":false,"suffix":""},{"dropping-particle":"","family":"Wyllie","given":"Susan","non-dropping-particle":"","parse-names":false,"suffix":""}],"container-title":"Science Translational Medicine","id":"ITEM-1","issued":{"date-parts":[["2025"]]},"title":"Anti-trypanosomal quinazolines targeting lysyl-tRNA-synthetase show partial efficacy in a mouse model of acute Chagas disease","type":"article-journal","volume":"In press"},"uris":["http://www.mendeley.com/documents/?uuid=4a4e9130-b288-45c6-9181-01122d838de7"]}],"mendeley":{"formattedCitation":"(30)","plainTextFormattedCitation":"(30)","previouslyFormattedCitation":"(30)"},"properties":{"noteIndex":0},"schema":"https://github.com/citation-style-language/schema/raw/master/csl-citation.json"}</w:instrText>
            </w:r>
            <w:r>
              <w:fldChar w:fldCharType="separate"/>
            </w:r>
            <w:r w:rsidR="009D1926" w:rsidRPr="009D1926">
              <w:rPr>
                <w:noProof/>
              </w:rPr>
              <w:t>(30)</w:t>
            </w:r>
            <w:r>
              <w:fldChar w:fldCharType="end"/>
            </w:r>
          </w:p>
        </w:tc>
      </w:tr>
      <w:tr w:rsidR="003556B0" w:rsidRPr="00D12F03" w14:paraId="2C65D9A0" w14:textId="77777777" w:rsidTr="00AD1252">
        <w:trPr>
          <w:trHeight w:val="412"/>
        </w:trPr>
        <w:tc>
          <w:tcPr>
            <w:tcW w:w="1946" w:type="dxa"/>
          </w:tcPr>
          <w:p w14:paraId="0EFB65A2" w14:textId="5330D584" w:rsidR="003556B0" w:rsidRPr="00D12F03" w:rsidRDefault="003556B0" w:rsidP="0052287D">
            <w:pPr>
              <w:spacing w:line="240" w:lineRule="auto"/>
            </w:pPr>
            <w:r w:rsidRPr="00D12F03">
              <w:rPr>
                <w:color w:val="000000"/>
              </w:rPr>
              <w:t>DDD85646</w:t>
            </w:r>
          </w:p>
        </w:tc>
        <w:tc>
          <w:tcPr>
            <w:tcW w:w="1653" w:type="dxa"/>
          </w:tcPr>
          <w:p w14:paraId="2C2D2BF9" w14:textId="0EE78012" w:rsidR="003556B0" w:rsidRPr="00D12F03" w:rsidRDefault="003556B0" w:rsidP="0052287D">
            <w:pPr>
              <w:spacing w:line="240" w:lineRule="auto"/>
            </w:pPr>
            <w:r w:rsidRPr="00D12F03">
              <w:t>NMT</w:t>
            </w:r>
          </w:p>
        </w:tc>
        <w:tc>
          <w:tcPr>
            <w:tcW w:w="1499" w:type="dxa"/>
          </w:tcPr>
          <w:p w14:paraId="5BFCC7DF" w14:textId="69AD40E7" w:rsidR="003556B0" w:rsidRPr="00D12F03" w:rsidRDefault="003556B0" w:rsidP="0052287D">
            <w:pPr>
              <w:spacing w:line="240" w:lineRule="auto"/>
            </w:pPr>
            <w:r w:rsidRPr="00D12F03">
              <w:t>34,500 ± 1,800</w:t>
            </w:r>
          </w:p>
        </w:tc>
        <w:tc>
          <w:tcPr>
            <w:tcW w:w="1234" w:type="dxa"/>
          </w:tcPr>
          <w:p w14:paraId="28BE73C2" w14:textId="3F601C88" w:rsidR="003556B0" w:rsidRPr="00D12F03" w:rsidRDefault="003556B0" w:rsidP="0052287D">
            <w:pPr>
              <w:spacing w:line="240" w:lineRule="auto"/>
            </w:pPr>
            <w:r w:rsidRPr="00D12F03">
              <w:t>75,000</w:t>
            </w:r>
          </w:p>
        </w:tc>
        <w:tc>
          <w:tcPr>
            <w:tcW w:w="1017" w:type="dxa"/>
          </w:tcPr>
          <w:p w14:paraId="030BB3BE" w14:textId="2C1F33B2" w:rsidR="003556B0" w:rsidRPr="00D12F03" w:rsidRDefault="003556B0" w:rsidP="0052287D">
            <w:pPr>
              <w:spacing w:line="240" w:lineRule="auto"/>
            </w:pPr>
            <w:r w:rsidRPr="00D12F03">
              <w:t>2</w:t>
            </w:r>
          </w:p>
        </w:tc>
        <w:tc>
          <w:tcPr>
            <w:tcW w:w="1696" w:type="dxa"/>
          </w:tcPr>
          <w:p w14:paraId="0B8C9CBE" w14:textId="5757A0CA" w:rsidR="003556B0" w:rsidRPr="00D12F03" w:rsidRDefault="003556B0" w:rsidP="0052287D">
            <w:pPr>
              <w:spacing w:line="240" w:lineRule="auto"/>
            </w:pPr>
            <w:r w:rsidRPr="00D12F03">
              <w:fldChar w:fldCharType="begin" w:fldLock="1"/>
            </w:r>
            <w:r w:rsidR="009545A3">
              <w:instrText xml:space="preserve">ADDIN CSL_CITATION {"citationItems":[{"id":"ITEM-1","itemData":{"DOI":"10.1042/BJ20131033","ISSN":"14708728","PMID":"24444291","abstract":"Co- and post-translational N-myristoylation is known to play a role in the correct subcellular localization of specific proteins in eukaryotes. The enzyme that catalyses this reaction, NMT (N-myristoyltransferase), has been pharmacologically validated as a drug target in the African trypanosome, Trypanosoma brucei. In the present study, we evaluate NMT as a potential drug target in Trypanosoma cruzi, the causative agent of Chagas' disease, using chemical and genetic approaches. Replacement of both allelic copies of TcNMT (T. cruzi NMT) was only possible in the presence of a constitutively expressed ectopic copy of the gene, indicating that this gene is essential for survival of T. cruzi epimastigotes. The pyrazole sulphonamide NMT inhibitor DDD85646 is 13-23-fold less potent against recombinant TcNMT than TbNMT (T. brucei NMT), with K i values of 12.7 and 22.8 nM respectively, by scintillation proximity or coupled assay methods. DDD85646 also inhibits growth of T. cruzi epimastigotes (EC50 = 6.9 μM), but is </w:instrText>
            </w:r>
            <w:r w:rsidR="009545A3">
              <w:rPr>
                <w:rFonts w:ascii="Cambria Math" w:hAnsi="Cambria Math" w:cs="Cambria Math"/>
              </w:rPr>
              <w:instrText>∼</w:instrText>
            </w:r>
            <w:r w:rsidR="009545A3">
              <w:instrText xml:space="preserve">1000-fold less potent than that reported for T. brucei. On-target activity is demonstrated by shifts in cell potency in lines that over- and under-express NMT and by inhibition of intracellular N-myristoylation of several proteins in a dose-dependent manner. Collectively, our findings suggest that N-myristoylation is an essential and druggable target in T. cruzi. </w:instrText>
            </w:r>
            <w:r w:rsidR="009545A3">
              <w:rPr>
                <w:rFonts w:ascii="Aptos" w:hAnsi="Aptos" w:cs="Aptos"/>
              </w:rPr>
              <w:instrText>©</w:instrText>
            </w:r>
            <w:r w:rsidR="009545A3">
              <w:instrText xml:space="preserve"> 2014 The Author(s).","author":[{"dropping-particle":"","family":"Roberts","given":"Adam J.","non-dropping-particle":"","parse-names":false,"suffix":""},{"dropping-particle":"","family":"Torrie","given":"Leah S.","non-dropping-particle":"","parse-names":false,"suffix":""},{"dropping-particle":"","family":"Wyllie","given":"Susan","non-dropping-particle":"","parse-names":false,"suffix":""},{"dropping-particle":"","family":"Fairlamb","given":"Alan H.","non-dropping-particle":"","parse-names":false,"suffix":""}],"container-title":"Biochemical Journal","id":"ITEM-1","issue":"2","issued":{"date-parts":[["2014"]]},"page":"323-332","title":"Biochemical and genetic characterization of Trypanosoma cruzi N-myristoyltransferase","type":"article-journal","volume":"459"},"uris":["http://www.mendeley.com/documents/?uuid=5c60c824-453b-4c07-8881-27f83ded7441"]}],"mendeley":{"formattedCitation":"(31)","plainTextFormattedCitation":"(31)","previouslyFormattedCitation":"(31)"},"properties":{"noteIndex":0},"schema":"https://github.com/citation-style-language/schema/raw/master/csl-citation.json"}</w:instrText>
            </w:r>
            <w:r w:rsidRPr="00D12F03">
              <w:fldChar w:fldCharType="separate"/>
            </w:r>
            <w:r w:rsidR="009D1926" w:rsidRPr="009D1926">
              <w:rPr>
                <w:noProof/>
              </w:rPr>
              <w:t>(31)</w:t>
            </w:r>
            <w:r w:rsidRPr="00D12F03">
              <w:fldChar w:fldCharType="end"/>
            </w:r>
          </w:p>
        </w:tc>
      </w:tr>
      <w:tr w:rsidR="003556B0" w:rsidRPr="00D12F03" w14:paraId="72646F0F" w14:textId="77777777" w:rsidTr="00AD1252">
        <w:trPr>
          <w:trHeight w:val="624"/>
        </w:trPr>
        <w:tc>
          <w:tcPr>
            <w:tcW w:w="1946" w:type="dxa"/>
          </w:tcPr>
          <w:p w14:paraId="5A5A963B" w14:textId="4EF20F49" w:rsidR="003556B0" w:rsidRPr="00D12F03" w:rsidRDefault="003556B0" w:rsidP="0052287D">
            <w:pPr>
              <w:spacing w:line="240" w:lineRule="auto"/>
            </w:pPr>
            <w:r w:rsidRPr="00D12F03">
              <w:rPr>
                <w:color w:val="000000"/>
              </w:rPr>
              <w:t>TCMDC-143194</w:t>
            </w:r>
          </w:p>
        </w:tc>
        <w:tc>
          <w:tcPr>
            <w:tcW w:w="1653" w:type="dxa"/>
          </w:tcPr>
          <w:p w14:paraId="68472924" w14:textId="1A1A82DD" w:rsidR="003556B0" w:rsidRPr="00D12F03" w:rsidRDefault="003556B0" w:rsidP="0052287D">
            <w:pPr>
              <w:spacing w:line="240" w:lineRule="auto"/>
            </w:pPr>
            <w:r w:rsidRPr="00D12F03">
              <w:t>Proteasome</w:t>
            </w:r>
          </w:p>
        </w:tc>
        <w:tc>
          <w:tcPr>
            <w:tcW w:w="1499" w:type="dxa"/>
          </w:tcPr>
          <w:p w14:paraId="0D022DBC" w14:textId="22F33D08" w:rsidR="003556B0" w:rsidRPr="00D12F03" w:rsidRDefault="003556B0" w:rsidP="0052287D">
            <w:pPr>
              <w:spacing w:line="240" w:lineRule="auto"/>
            </w:pPr>
            <w:r w:rsidRPr="00D12F03">
              <w:t>2,040 ± 35</w:t>
            </w:r>
          </w:p>
        </w:tc>
        <w:tc>
          <w:tcPr>
            <w:tcW w:w="1234" w:type="dxa"/>
          </w:tcPr>
          <w:p w14:paraId="70954429" w14:textId="38030E10" w:rsidR="003556B0" w:rsidRPr="00D12F03" w:rsidRDefault="003556B0" w:rsidP="0052287D">
            <w:pPr>
              <w:spacing w:line="240" w:lineRule="auto"/>
            </w:pPr>
            <w:r w:rsidRPr="00D12F03">
              <w:t>15,000</w:t>
            </w:r>
          </w:p>
        </w:tc>
        <w:tc>
          <w:tcPr>
            <w:tcW w:w="1017" w:type="dxa"/>
          </w:tcPr>
          <w:p w14:paraId="4DC774E6" w14:textId="0B52261C" w:rsidR="003556B0" w:rsidRPr="00D12F03" w:rsidRDefault="003556B0" w:rsidP="0052287D">
            <w:pPr>
              <w:spacing w:line="240" w:lineRule="auto"/>
            </w:pPr>
            <w:r w:rsidRPr="00D12F03">
              <w:t>7</w:t>
            </w:r>
          </w:p>
        </w:tc>
        <w:tc>
          <w:tcPr>
            <w:tcW w:w="1696" w:type="dxa"/>
          </w:tcPr>
          <w:p w14:paraId="27A14F1A" w14:textId="062F6855" w:rsidR="003556B0" w:rsidRPr="00D12F03" w:rsidRDefault="003556B0" w:rsidP="0052287D">
            <w:pPr>
              <w:spacing w:line="240" w:lineRule="auto"/>
            </w:pPr>
            <w:r w:rsidRPr="00D12F03">
              <w:fldChar w:fldCharType="begin" w:fldLock="1"/>
            </w:r>
            <w:r w:rsidR="009545A3">
              <w:instrText>ADDIN CSL_CITATION {"citationItems":[{"id":"ITEM-1","itemData":{"DOI":"10.1128/AAC.01535-21","ISSN":"1098-6596 (Electronic)","PMID":"34606338","abstract":"Phenotypic screening identified an arylsulfonamide compound with activity against  Trypanosoma cruzi, the causative agent of Chagas' disease. Comprehensive mode of action studies revealed that this compound primarily targets the T. cruzi proteasome, binding at the interface between β4 and β5 subunits that catalyze chymotrypsin-like activity. A mutation in the β5 subunit of the proteasome was associated with resistance to compound 1, while overexpression of this mutated subunit also reduced susceptibility to compound 1. Further genetically engineered and in vitro-selected clones resistant to proteasome inhibitors known to bind at the β4/β5 interface were cross-resistant to compound 1. Ubiquitinated proteins were additionally found to accumulate in compound 1-treated epimastigotes. Finally, thermal proteome profiling identified malic enzyme as a secondary target of compound 1, although malic enzyme inhibition was not found to drive potency. These studies identify a novel pharmacophore capable of inhibiting the T. cruzi proteasome that may be exploitable for anti-chagasic drug discovery.","author":[{"dropping-particle":"","family":"Lima","given":"Marta L","non-dropping-particle":"","parse-names":false,"suffix":""},{"dropping-particle":"","family":"Tulloch","given":"Lindsay B","non-dropping-particle":"","parse-names":false,"suffix":""},{"dropping-particle":"","family":"Corpas-Lopez","given":"Victoriano","non-dropping-particle":"","parse-names":false,"suffix":""},{"dropping-particle":"","family":"Carvalho","given":"Sandra","non-dropping-particle":"","parse-names":false,"suffix":""},{"dropping-particle":"","family":"Wall","given":"Richard J","non-dropping-particle":"","parse-names":false,"suffix":""},{"dropping-particle":"","family":"Milne","given":"Rachel","non-dropping-particle":"","parse-names":false,"suffix":""},{"dropping-particle":"","family":"Rico","given":"Eva","non-dropping-particle":"","parse-names":false,"suffix":""},{"dropping-particle":"","family":"Patterson","given":"Stephen","non-dropping-particle":"","parse-names":false,"suffix":""},{"dropping-particle":"","family":"Gilbert","given":"Ian H","non-dropping-particle":"","parse-names":false,"suffix":""},{"dropping-particle":"","family":"Moniz","given":"Sonia","non-dropping-particle":"","parse-names":false,"suffix":""},{"dropping-particle":"","family":"MacLean","given":"Lorna","non-dropping-particle":"","parse-names":false,"suffix":""},{"dropping-particle":"","family":"Torrie","given":"Leah S","non-dropping-particle":"","parse-names":false,"suffix":""},{"dropping-particle":"","family":"Morgillo","given":"Carmine","non-dropping-particle":"","parse-names":false,"suffix":""},{"dropping-particle":"","family":"Horn","given":"David","non-dropping-particle":"","parse-names":false,"suffix":""},{"dropping-particle":"","family":"Zuccotto","given":"Fabio","non-dropping-particle":"","parse-names":false,"suffix":""},{"dropping-particle":"","family":"Wyllie","given":"Susan","non-dropping-particle":"","parse-names":false,"suffix":""}],"container-title":"Antimicrobial agents and chemotherapy","id":"ITEM-1","issue":"1","issued":{"date-parts":[["2022","1"]]},"language":"eng","page":"e0153521","publisher-place":"United States","title":"Identification of a Proteasome-Targeting Arylsulfonamide with Potential for the  Treatment of Chagas' Disease.","type":"article-journal","volume":"66"},"uris":["http://www.mendeley.com/documents/?uuid=7763925a-bdbe-4aa1-83ca-4b4fe9f74f04"]}],"mendeley":{"formattedCitation":"(32)","plainTextFormattedCitation":"(32)","previouslyFormattedCitation":"(32)"},"properties":{"noteIndex":0},"schema":"https://github.com/citation-style-language/schema/raw/master/csl-citation.json"}</w:instrText>
            </w:r>
            <w:r w:rsidRPr="00D12F03">
              <w:fldChar w:fldCharType="separate"/>
            </w:r>
            <w:r w:rsidR="009D1926" w:rsidRPr="009D1926">
              <w:rPr>
                <w:noProof/>
              </w:rPr>
              <w:t>(32)</w:t>
            </w:r>
            <w:r w:rsidRPr="00D12F03">
              <w:fldChar w:fldCharType="end"/>
            </w:r>
          </w:p>
        </w:tc>
      </w:tr>
    </w:tbl>
    <w:p w14:paraId="08C90BD7" w14:textId="77777777" w:rsidR="004A7650" w:rsidRPr="002E0FE4" w:rsidRDefault="004A7650" w:rsidP="000C6C16">
      <w:pPr>
        <w:spacing w:after="0"/>
        <w:jc w:val="both"/>
      </w:pPr>
    </w:p>
    <w:p w14:paraId="23749A2F" w14:textId="1E0688D8" w:rsidR="00CE473D" w:rsidRDefault="00F2781C" w:rsidP="00F2781C">
      <w:pPr>
        <w:pStyle w:val="Caption"/>
      </w:pPr>
      <w:bookmarkStart w:id="9" w:name="_Ref175847068"/>
      <w:r>
        <w:t xml:space="preserve">Table </w:t>
      </w:r>
      <w:r w:rsidR="00D14D76">
        <w:fldChar w:fldCharType="begin"/>
      </w:r>
      <w:r w:rsidR="00D14D76">
        <w:instrText xml:space="preserve"> SEQ Table \* ARABIC </w:instrText>
      </w:r>
      <w:r w:rsidR="00D14D76">
        <w:fldChar w:fldCharType="separate"/>
      </w:r>
      <w:r w:rsidR="00D14D76">
        <w:rPr>
          <w:noProof/>
        </w:rPr>
        <w:t>1</w:t>
      </w:r>
      <w:r w:rsidR="00D14D76">
        <w:rPr>
          <w:noProof/>
        </w:rPr>
        <w:fldChar w:fldCharType="end"/>
      </w:r>
      <w:bookmarkEnd w:id="9"/>
      <w:r>
        <w:t>.</w:t>
      </w:r>
      <w:r w:rsidR="009634BB">
        <w:t xml:space="preserve"> Compounds used to identify metabolic signature of cytochrome b inhibitors. All compounds were</w:t>
      </w:r>
      <w:r w:rsidR="007512A3">
        <w:t xml:space="preserve"> verified inhibitors of the targets specified in </w:t>
      </w:r>
      <w:r w:rsidR="007512A3" w:rsidRPr="00657DFB">
        <w:rPr>
          <w:i w:val="0"/>
          <w:iCs w:val="0"/>
        </w:rPr>
        <w:t>T. cruzi</w:t>
      </w:r>
      <w:r w:rsidR="00830F23">
        <w:t>.</w:t>
      </w:r>
      <w:r w:rsidR="00B535EE">
        <w:t xml:space="preserve"> KRS: </w:t>
      </w:r>
      <w:proofErr w:type="spellStart"/>
      <w:r w:rsidR="00B535EE" w:rsidRPr="002E337B">
        <w:t>lysyl</w:t>
      </w:r>
      <w:proofErr w:type="spellEnd"/>
      <w:r w:rsidR="00B535EE" w:rsidRPr="002E337B">
        <w:t>-tRNA synthetase</w:t>
      </w:r>
      <w:r w:rsidR="00B535EE">
        <w:t>,</w:t>
      </w:r>
      <w:r w:rsidR="00B535EE" w:rsidRPr="00B535EE">
        <w:t xml:space="preserve"> </w:t>
      </w:r>
      <w:r w:rsidR="00B535EE">
        <w:t>NMT: N-</w:t>
      </w:r>
      <w:proofErr w:type="spellStart"/>
      <w:r w:rsidR="00B535EE">
        <w:t>myristoyltransferase</w:t>
      </w:r>
      <w:proofErr w:type="spellEnd"/>
      <w:r w:rsidR="00B535EE">
        <w:t>.</w:t>
      </w:r>
    </w:p>
    <w:p w14:paraId="4F6AB9C5" w14:textId="77777777" w:rsidR="009634BB" w:rsidRDefault="009634BB" w:rsidP="000C6C16">
      <w:pPr>
        <w:spacing w:after="0"/>
        <w:jc w:val="both"/>
      </w:pPr>
    </w:p>
    <w:p w14:paraId="540D6A91" w14:textId="1D9C33B1" w:rsidR="00B21900" w:rsidRDefault="00DB748A" w:rsidP="000C6C16">
      <w:pPr>
        <w:spacing w:after="0"/>
        <w:jc w:val="both"/>
      </w:pPr>
      <w:r>
        <w:t>A</w:t>
      </w:r>
      <w:r w:rsidR="00CE7DCF">
        <w:t>s expected</w:t>
      </w:r>
      <w:r w:rsidR="00B1591E">
        <w:t xml:space="preserve"> due to the lower sample concentration in comparison to the previous experiment</w:t>
      </w:r>
      <w:r w:rsidR="00CE7DCF">
        <w:t>, a lower total number of features were observed</w:t>
      </w:r>
      <w:r w:rsidR="00124126">
        <w:t xml:space="preserve">. </w:t>
      </w:r>
      <w:r w:rsidR="00127E54">
        <w:t>As th</w:t>
      </w:r>
      <w:r w:rsidR="00B34312">
        <w:t>is</w:t>
      </w:r>
      <w:r w:rsidR="00127E54">
        <w:t xml:space="preserve"> number was higher </w:t>
      </w:r>
      <w:r w:rsidR="00B34312">
        <w:t xml:space="preserve">(467) </w:t>
      </w:r>
      <w:r w:rsidR="00127E54">
        <w:t>with the MS operating in positive mode</w:t>
      </w:r>
      <w:r w:rsidR="00B34312">
        <w:t xml:space="preserve"> than in negative mode</w:t>
      </w:r>
      <w:r w:rsidR="00127E54">
        <w:t>, th</w:t>
      </w:r>
      <w:r w:rsidR="00B34312">
        <w:t>e former</w:t>
      </w:r>
      <w:r w:rsidR="00127E54">
        <w:t xml:space="preserve"> was used here and for all subsequent analyses</w:t>
      </w:r>
      <w:r w:rsidR="00895A7A">
        <w:t xml:space="preserve">. </w:t>
      </w:r>
      <w:r w:rsidR="00B34312">
        <w:t>D</w:t>
      </w:r>
      <w:r w:rsidR="002A4B7D">
        <w:t xml:space="preserve">espite the diverse nature of the non-cytochrome </w:t>
      </w:r>
      <w:r w:rsidR="002A4B7D" w:rsidRPr="00546D39">
        <w:rPr>
          <w:i/>
          <w:iCs/>
        </w:rPr>
        <w:t>b</w:t>
      </w:r>
      <w:r w:rsidR="002A4B7D">
        <w:t xml:space="preserve"> group, unsupervised multivariate analysis </w:t>
      </w:r>
      <w:r w:rsidR="00DF0FA9">
        <w:t xml:space="preserve">demonstrated </w:t>
      </w:r>
      <w:r w:rsidR="00546D39">
        <w:t>clear differentiation of the two groups (</w:t>
      </w:r>
      <w:r w:rsidR="004C2433">
        <w:fldChar w:fldCharType="begin"/>
      </w:r>
      <w:r w:rsidR="004C2433">
        <w:instrText xml:space="preserve"> REF _Ref171670322 \h </w:instrText>
      </w:r>
      <w:r w:rsidR="004C2433">
        <w:fldChar w:fldCharType="separate"/>
      </w:r>
      <w:r w:rsidR="00E85430">
        <w:t xml:space="preserve">Figure </w:t>
      </w:r>
      <w:r w:rsidR="00E85430">
        <w:rPr>
          <w:noProof/>
        </w:rPr>
        <w:t>2</w:t>
      </w:r>
      <w:r w:rsidR="004C2433">
        <w:fldChar w:fldCharType="end"/>
      </w:r>
      <w:r w:rsidR="004C2433">
        <w:t>A</w:t>
      </w:r>
      <w:r w:rsidR="00546D39">
        <w:t>).</w:t>
      </w:r>
    </w:p>
    <w:p w14:paraId="03FF1CEA" w14:textId="77777777" w:rsidR="00A64600" w:rsidRDefault="00A64600" w:rsidP="000C6C16">
      <w:pPr>
        <w:spacing w:after="0"/>
        <w:jc w:val="both"/>
      </w:pPr>
    </w:p>
    <w:p w14:paraId="700F27CA" w14:textId="49D1381A" w:rsidR="00A64600" w:rsidRDefault="004B5AAC" w:rsidP="000C6C16">
      <w:pPr>
        <w:spacing w:after="0"/>
        <w:jc w:val="both"/>
      </w:pPr>
      <w:r>
        <w:rPr>
          <w:noProof/>
        </w:rPr>
        <w:drawing>
          <wp:inline distT="0" distB="0" distL="0" distR="0" wp14:anchorId="7A6228F7" wp14:editId="048F59EF">
            <wp:extent cx="5731510" cy="2698750"/>
            <wp:effectExtent l="0" t="0" r="2540" b="6350"/>
            <wp:docPr id="1090180044" name="Picture 2" descr="A screenshot of a computer generated im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80044" name="Picture 2" descr="A screenshot of a computer generated imag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98750"/>
                    </a:xfrm>
                    <a:prstGeom prst="rect">
                      <a:avLst/>
                    </a:prstGeom>
                  </pic:spPr>
                </pic:pic>
              </a:graphicData>
            </a:graphic>
          </wp:inline>
        </w:drawing>
      </w:r>
    </w:p>
    <w:p w14:paraId="6E95FE0E" w14:textId="77777777" w:rsidR="00A64600" w:rsidRDefault="00A64600" w:rsidP="000C6C16">
      <w:pPr>
        <w:spacing w:after="0"/>
        <w:jc w:val="both"/>
      </w:pPr>
    </w:p>
    <w:p w14:paraId="3C36126E" w14:textId="5D49B53D" w:rsidR="00A64600" w:rsidRDefault="000C6DD0" w:rsidP="00DD56C1">
      <w:pPr>
        <w:pStyle w:val="Caption"/>
      </w:pPr>
      <w:bookmarkStart w:id="10" w:name="_Ref171670322"/>
      <w:r>
        <w:lastRenderedPageBreak/>
        <w:t xml:space="preserve">Figure </w:t>
      </w:r>
      <w:r w:rsidR="00E85430">
        <w:fldChar w:fldCharType="begin"/>
      </w:r>
      <w:r w:rsidR="00E85430">
        <w:instrText xml:space="preserve"> SEQ Figure \* ARABIC </w:instrText>
      </w:r>
      <w:r w:rsidR="00E85430">
        <w:fldChar w:fldCharType="separate"/>
      </w:r>
      <w:r w:rsidR="00E85430">
        <w:rPr>
          <w:noProof/>
        </w:rPr>
        <w:t>2</w:t>
      </w:r>
      <w:r w:rsidR="00E85430">
        <w:rPr>
          <w:noProof/>
        </w:rPr>
        <w:fldChar w:fldCharType="end"/>
      </w:r>
      <w:bookmarkEnd w:id="10"/>
      <w:r>
        <w:t xml:space="preserve">. Pronounced and distinctive effect of cytochrome b inhibitors on the </w:t>
      </w:r>
      <w:r w:rsidRPr="00657DFB">
        <w:rPr>
          <w:i w:val="0"/>
          <w:iCs w:val="0"/>
        </w:rPr>
        <w:t>T. cruzi</w:t>
      </w:r>
      <w:r>
        <w:t xml:space="preserve"> metabolome.</w:t>
      </w:r>
      <w:r w:rsidR="00E610DE">
        <w:t xml:space="preserve"> (A) PCA comparing “Cytb” and “Non-Cytb” groups. (B) </w:t>
      </w:r>
      <w:r w:rsidR="001253C7">
        <w:t xml:space="preserve">Volcano plot showing </w:t>
      </w:r>
      <w:r w:rsidR="002B765E">
        <w:t>83</w:t>
      </w:r>
      <w:r w:rsidR="00D42A7D">
        <w:t xml:space="preserve"> features with </w:t>
      </w:r>
      <w:r w:rsidR="002B765E">
        <w:t xml:space="preserve">≥2-fold </w:t>
      </w:r>
      <w:r w:rsidR="005061AA">
        <w:t>increase (red) or decrease (blue)</w:t>
      </w:r>
      <w:r w:rsidR="002B765E">
        <w:t xml:space="preserve"> in</w:t>
      </w:r>
      <w:r w:rsidR="00D42A7D">
        <w:t xml:space="preserve"> abundance</w:t>
      </w:r>
      <w:r w:rsidR="00D53A5B">
        <w:t xml:space="preserve"> (p = 0.05)</w:t>
      </w:r>
      <w:r w:rsidR="00D42A7D">
        <w:t xml:space="preserve"> </w:t>
      </w:r>
      <w:r w:rsidR="002B765E">
        <w:t>between groups.</w:t>
      </w:r>
    </w:p>
    <w:p w14:paraId="457C3F4B" w14:textId="77777777" w:rsidR="00CF3A52" w:rsidRDefault="00CF3A52" w:rsidP="000C6C16">
      <w:pPr>
        <w:spacing w:after="0"/>
        <w:jc w:val="both"/>
      </w:pPr>
    </w:p>
    <w:p w14:paraId="4DB30725" w14:textId="370C96B7" w:rsidR="00EA7761" w:rsidRDefault="004F3D19" w:rsidP="00182ECA">
      <w:pPr>
        <w:jc w:val="both"/>
      </w:pPr>
      <w:r w:rsidRPr="004F3D19">
        <w:t xml:space="preserve">In comparison of </w:t>
      </w:r>
      <w:r w:rsidR="00925277">
        <w:t>the group</w:t>
      </w:r>
      <w:r w:rsidR="00103E79">
        <w:t xml:space="preserve"> ratios for each </w:t>
      </w:r>
      <w:r w:rsidR="004643C2">
        <w:t>feature</w:t>
      </w:r>
      <w:r w:rsidR="00925277">
        <w:t xml:space="preserve"> by </w:t>
      </w:r>
      <w:r w:rsidR="00093D1F">
        <w:t xml:space="preserve">two-tailed student’s </w:t>
      </w:r>
      <w:r w:rsidR="00925277" w:rsidRPr="00103E79">
        <w:t>t-test</w:t>
      </w:r>
      <w:r w:rsidR="00F90CB0">
        <w:t xml:space="preserve"> to identify those metabolites which might be used as a </w:t>
      </w:r>
      <w:r w:rsidR="0097766D">
        <w:t xml:space="preserve">more specific </w:t>
      </w:r>
      <w:r w:rsidR="00F90CB0">
        <w:t xml:space="preserve">diagnostic signature of </w:t>
      </w:r>
      <w:r w:rsidR="0097766D">
        <w:t xml:space="preserve">cytochrome </w:t>
      </w:r>
      <w:r w:rsidR="0097766D" w:rsidRPr="0097766D">
        <w:rPr>
          <w:i/>
          <w:iCs/>
        </w:rPr>
        <w:t>b</w:t>
      </w:r>
      <w:r w:rsidR="0097766D">
        <w:t xml:space="preserve"> inhibition,</w:t>
      </w:r>
      <w:r w:rsidRPr="004F3D19">
        <w:t xml:space="preserve"> we identified </w:t>
      </w:r>
      <w:r w:rsidR="00F71745">
        <w:t>83</w:t>
      </w:r>
      <w:r w:rsidRPr="004F3D19">
        <w:t xml:space="preserve"> that were differentially expressed by at least 2-fold (p &lt; 0.05, </w:t>
      </w:r>
      <w:r w:rsidR="007F3937">
        <w:fldChar w:fldCharType="begin"/>
      </w:r>
      <w:r w:rsidR="007F3937">
        <w:instrText xml:space="preserve"> REF _Ref171670322 \h </w:instrText>
      </w:r>
      <w:r w:rsidR="00182ECA">
        <w:instrText xml:space="preserve"> \* MERGEFORMAT </w:instrText>
      </w:r>
      <w:r w:rsidR="007F3937">
        <w:fldChar w:fldCharType="separate"/>
      </w:r>
      <w:r w:rsidR="00E85430">
        <w:t xml:space="preserve">Figure </w:t>
      </w:r>
      <w:r w:rsidR="00E85430">
        <w:rPr>
          <w:noProof/>
        </w:rPr>
        <w:t>2</w:t>
      </w:r>
      <w:r w:rsidR="007F3937">
        <w:fldChar w:fldCharType="end"/>
      </w:r>
      <w:r w:rsidR="004C2433">
        <w:t>B</w:t>
      </w:r>
      <w:r w:rsidR="007F3937">
        <w:t>)</w:t>
      </w:r>
      <w:r w:rsidRPr="004F3D19">
        <w:t>. As approximately two thirds o</w:t>
      </w:r>
      <w:r w:rsidRPr="008C5C69">
        <w:t xml:space="preserve">f these metabolites were lost (p &gt; 0.05) </w:t>
      </w:r>
      <w:r w:rsidR="002A1728" w:rsidRPr="008C5C69">
        <w:t xml:space="preserve">following </w:t>
      </w:r>
      <w:r w:rsidRPr="008C5C69">
        <w:t>Benjamini-Hochberg</w:t>
      </w:r>
      <w:r w:rsidR="00090EF9" w:rsidRPr="008C5C69">
        <w:t xml:space="preserve"> multiple test correction</w:t>
      </w:r>
      <w:r w:rsidRPr="004F3D19">
        <w:t xml:space="preserve">, this was not applied during definition of </w:t>
      </w:r>
      <w:r w:rsidR="0097766D">
        <w:t>th</w:t>
      </w:r>
      <w:r w:rsidR="008C5C69">
        <w:t>e</w:t>
      </w:r>
      <w:r w:rsidRPr="004F3D19">
        <w:t xml:space="preserve"> cytochrome </w:t>
      </w:r>
      <w:r w:rsidRPr="0097766D">
        <w:rPr>
          <w:i/>
          <w:iCs/>
        </w:rPr>
        <w:t>b</w:t>
      </w:r>
      <w:r w:rsidRPr="004F3D19">
        <w:t xml:space="preserve"> signature on the assumption</w:t>
      </w:r>
      <w:r w:rsidR="007B4E49">
        <w:t>s</w:t>
      </w:r>
      <w:r w:rsidRPr="004F3D19">
        <w:t xml:space="preserve"> that </w:t>
      </w:r>
      <w:r w:rsidR="007B4E49">
        <w:t>(</w:t>
      </w:r>
      <w:proofErr w:type="spellStart"/>
      <w:r w:rsidR="007B4E49">
        <w:t>i</w:t>
      </w:r>
      <w:proofErr w:type="spellEnd"/>
      <w:r w:rsidR="007B4E49">
        <w:t xml:space="preserve">) </w:t>
      </w:r>
      <w:r w:rsidRPr="004F3D19">
        <w:t>the p value of individual metabolites would vary between different experiments with different compounds and</w:t>
      </w:r>
      <w:r w:rsidR="007B4E49">
        <w:t xml:space="preserve"> (ii) </w:t>
      </w:r>
      <w:r w:rsidR="004D7EF2">
        <w:t xml:space="preserve">many features </w:t>
      </w:r>
      <w:r w:rsidR="00EF456A">
        <w:t xml:space="preserve">would likely </w:t>
      </w:r>
      <w:r w:rsidR="00290442">
        <w:t xml:space="preserve">demonstrate high </w:t>
      </w:r>
      <w:r w:rsidR="00C00E9E">
        <w:t>coefficients of variation</w:t>
      </w:r>
      <w:r w:rsidR="00290442">
        <w:t xml:space="preserve"> in this type of comparison</w:t>
      </w:r>
      <w:r w:rsidR="00E629D2">
        <w:t xml:space="preserve"> due to the diversity of MoA</w:t>
      </w:r>
      <w:r w:rsidR="00290442">
        <w:t xml:space="preserve"> within the </w:t>
      </w:r>
      <w:r w:rsidR="00F3449A">
        <w:t>“</w:t>
      </w:r>
      <w:r w:rsidR="00290442">
        <w:t xml:space="preserve">non-cytochrome </w:t>
      </w:r>
      <w:r w:rsidR="00290442" w:rsidRPr="00F3449A">
        <w:rPr>
          <w:i/>
          <w:iCs/>
        </w:rPr>
        <w:t>b</w:t>
      </w:r>
      <w:r w:rsidR="00F3449A">
        <w:t>”</w:t>
      </w:r>
      <w:r w:rsidR="00290442">
        <w:t xml:space="preserve"> group. </w:t>
      </w:r>
      <w:r w:rsidR="009A5E3A">
        <w:t>Discarding</w:t>
      </w:r>
      <w:r w:rsidR="00290442">
        <w:t xml:space="preserve"> of these features ma</w:t>
      </w:r>
      <w:r w:rsidRPr="004F3D19">
        <w:t xml:space="preserve">y therefore </w:t>
      </w:r>
      <w:r w:rsidR="00365585">
        <w:t xml:space="preserve">have </w:t>
      </w:r>
      <w:r w:rsidRPr="004F3D19">
        <w:t>diminish</w:t>
      </w:r>
      <w:r w:rsidR="00365585">
        <w:t>ed</w:t>
      </w:r>
      <w:r w:rsidR="00D64225">
        <w:t xml:space="preserve"> the capacity of multivariate analysis</w:t>
      </w:r>
      <w:r w:rsidR="003C3011">
        <w:t xml:space="preserve"> using th</w:t>
      </w:r>
      <w:r w:rsidR="009A5E3A">
        <w:t>is</w:t>
      </w:r>
      <w:r w:rsidR="003C3011">
        <w:t xml:space="preserve"> signature </w:t>
      </w:r>
      <w:r w:rsidR="00D64225">
        <w:t xml:space="preserve">to differentiate cytochrome </w:t>
      </w:r>
      <w:r w:rsidR="00D64225" w:rsidRPr="008B3431">
        <w:rPr>
          <w:i/>
          <w:iCs/>
        </w:rPr>
        <w:t>b</w:t>
      </w:r>
      <w:r w:rsidR="00D64225">
        <w:t xml:space="preserve"> inhibitors</w:t>
      </w:r>
      <w:r w:rsidR="007030F1">
        <w:t xml:space="preserve"> from other compounds</w:t>
      </w:r>
      <w:r w:rsidR="004D34B5">
        <w:t xml:space="preserve"> </w:t>
      </w:r>
      <w:proofErr w:type="gramStart"/>
      <w:r w:rsidR="004D34B5">
        <w:t>as yet</w:t>
      </w:r>
      <w:proofErr w:type="gramEnd"/>
      <w:r w:rsidR="004D34B5">
        <w:t xml:space="preserve"> untested</w:t>
      </w:r>
      <w:r w:rsidR="008117CA">
        <w:t>.</w:t>
      </w:r>
      <w:ins w:id="11" w:author="Kenneth MacLeod (Staff)" w:date="2025-12-03T16:04:00Z" w16du:dateUtc="2025-12-03T16:04:00Z">
        <w:r w:rsidR="00056F88">
          <w:t xml:space="preserve"> </w:t>
        </w:r>
      </w:ins>
      <w:ins w:id="12" w:author="Kenneth MacLeod (Staff)" w:date="2025-12-03T16:06:00Z" w16du:dateUtc="2025-12-03T16:06:00Z">
        <w:r w:rsidR="00C87668">
          <w:t>Supplementary Table 1</w:t>
        </w:r>
      </w:ins>
      <w:ins w:id="13" w:author="Kenneth MacLeod (Staff)" w:date="2025-12-03T16:08:00Z" w16du:dateUtc="2025-12-03T16:08:00Z">
        <w:r w:rsidR="003662FD">
          <w:t xml:space="preserve"> contains </w:t>
        </w:r>
        <w:r w:rsidR="00533FF5">
          <w:t>p values for each metabolite</w:t>
        </w:r>
      </w:ins>
      <w:ins w:id="14" w:author="Kenneth MacLeod (Staff)" w:date="2025-12-03T16:09:00Z" w16du:dateUtc="2025-12-03T16:09:00Z">
        <w:r w:rsidR="004905D9">
          <w:t xml:space="preserve"> as calculated by </w:t>
        </w:r>
      </w:ins>
      <w:ins w:id="15" w:author="Kenneth MacLeod (Staff)" w:date="2025-12-03T16:08:00Z" w16du:dateUtc="2025-12-03T16:08:00Z">
        <w:r w:rsidR="00533FF5">
          <w:t>two-tailed student’s T test</w:t>
        </w:r>
      </w:ins>
      <w:ins w:id="16" w:author="Kenneth MacLeod (Staff)" w:date="2025-12-03T16:09:00Z" w16du:dateUtc="2025-12-03T16:09:00Z">
        <w:r w:rsidR="00F57B42">
          <w:t>, both</w:t>
        </w:r>
      </w:ins>
      <w:ins w:id="17" w:author="Kenneth MacLeod (Staff)" w:date="2025-12-03T16:08:00Z" w16du:dateUtc="2025-12-03T16:08:00Z">
        <w:r w:rsidR="00533FF5">
          <w:t xml:space="preserve"> before and after adjustment </w:t>
        </w:r>
        <w:r w:rsidR="004905D9">
          <w:t>b</w:t>
        </w:r>
      </w:ins>
      <w:ins w:id="18" w:author="Kenneth MacLeod (Staff)" w:date="2025-12-03T16:09:00Z" w16du:dateUtc="2025-12-03T16:09:00Z">
        <w:r w:rsidR="004905D9">
          <w:t>y multiple test correction</w:t>
        </w:r>
      </w:ins>
      <w:ins w:id="19" w:author="Kenneth MacLeod (Staff)" w:date="2025-12-03T16:06:00Z" w16du:dateUtc="2025-12-03T16:06:00Z">
        <w:r w:rsidR="00C87668">
          <w:t>.</w:t>
        </w:r>
      </w:ins>
      <w:r w:rsidR="000143CD">
        <w:t xml:space="preserve"> Following removal of four duplicate features, the</w:t>
      </w:r>
      <w:ins w:id="20" w:author="Kenneth MacLeod (Staff)" w:date="2025-12-03T12:43:00Z" w16du:dateUtc="2025-12-03T12:43:00Z">
        <w:r w:rsidR="004A2FB5">
          <w:t xml:space="preserve"> initial</w:t>
        </w:r>
      </w:ins>
      <w:r w:rsidR="000143CD">
        <w:t xml:space="preserve"> </w:t>
      </w:r>
      <w:r w:rsidR="00946E01">
        <w:t xml:space="preserve">cytochrome </w:t>
      </w:r>
      <w:r w:rsidR="00946E01" w:rsidRPr="00F63FD5">
        <w:rPr>
          <w:i/>
          <w:iCs/>
        </w:rPr>
        <w:t>b</w:t>
      </w:r>
      <w:r w:rsidR="00946E01">
        <w:t xml:space="preserve"> signature list was </w:t>
      </w:r>
      <w:del w:id="21" w:author="Kenneth MacLeod (Staff)" w:date="2025-12-03T12:43:00Z" w16du:dateUtc="2025-12-03T12:43:00Z">
        <w:r w:rsidR="00946E01" w:rsidDel="004A2FB5">
          <w:delText>confirmed</w:delText>
        </w:r>
      </w:del>
      <w:ins w:id="22" w:author="Kenneth MacLeod (Staff)" w:date="2025-12-03T12:43:00Z" w16du:dateUtc="2025-12-03T12:43:00Z">
        <w:r w:rsidR="004A2FB5">
          <w:t>defined</w:t>
        </w:r>
      </w:ins>
      <w:r w:rsidR="00946E01">
        <w:t xml:space="preserve"> as </w:t>
      </w:r>
      <w:r w:rsidR="001729BB">
        <w:t>comprising 79 metabolites (</w:t>
      </w:r>
      <w:r w:rsidR="001729BB">
        <w:fldChar w:fldCharType="begin"/>
      </w:r>
      <w:r w:rsidR="001729BB">
        <w:instrText xml:space="preserve"> REF _Ref171670336 \h </w:instrText>
      </w:r>
      <w:r w:rsidR="00182ECA">
        <w:instrText xml:space="preserve"> \* MERGEFORMAT </w:instrText>
      </w:r>
      <w:r w:rsidR="001729BB">
        <w:fldChar w:fldCharType="separate"/>
      </w:r>
      <w:r w:rsidR="00E85430">
        <w:t xml:space="preserve">Table </w:t>
      </w:r>
      <w:r w:rsidR="00E85430">
        <w:rPr>
          <w:noProof/>
        </w:rPr>
        <w:t>2</w:t>
      </w:r>
      <w:r w:rsidR="001729BB">
        <w:fldChar w:fldCharType="end"/>
      </w:r>
      <w:r w:rsidR="001729BB">
        <w:t>).</w:t>
      </w:r>
      <w:r w:rsidR="00D05C1B">
        <w:t xml:space="preserve"> In accordance with </w:t>
      </w:r>
      <w:r w:rsidR="00414565">
        <w:t>Metabolomics Standards Initiative</w:t>
      </w:r>
      <w:r w:rsidR="008F2D3D">
        <w:t xml:space="preserve"> </w:t>
      </w:r>
      <w:r w:rsidR="0051442B">
        <w:t>g</w:t>
      </w:r>
      <w:r w:rsidR="00414565">
        <w:t>uidelines</w:t>
      </w:r>
      <w:r w:rsidR="00BB1837">
        <w:t xml:space="preserve"> </w:t>
      </w:r>
      <w:r w:rsidR="00F3675F">
        <w:fldChar w:fldCharType="begin" w:fldLock="1"/>
      </w:r>
      <w:r w:rsidR="009545A3">
        <w:instrText>ADDIN CSL_CITATION {"citationItems":[{"id":"ITEM-1","itemData":{"DOI":"10.1007/s11306-007-0082-2","ISBN":"1130600700822","ISSN":"1573-3882","abstract":"There is a general consensus that supports the need for standardized reporting of metadata or information describing large-scale metabolomics and other functional genomics data sets. Reporting of standard metadata provides a biological and empirical context for the data, facilitates experimental replication, and enables the re-interrogation and comparison of data by others. Accordingly, the Metabolomics Standards Initiative is building a general consensus concerning the minimum reporting standards for metabolomics experiments of which the Chemical Analysis Working Group (CAWG) is a member of this community effort. This article proposes the minimum reporting standards related to the chemical analysis aspects of metabolomics experiments including: sample preparation, experimental analysis, quality control, metabolite identification, and data pre-processing. These minimum standards currently focus mostly upon mass spectrometry and nuclear magnetic resonance spectroscopy due to the popularity of these techniques in metabolomics. However, additional input concerning other techniques is welcomed and can be provided via the CAWG on-line discussion forum at http://msi-workgroups.sourceforge.net/ or http://Msi-workgroups-feedback@lists.sourceforge.net. Further, community input related to this document can also be provided via this electronic forum.","author":[{"dropping-particle":"","family":"Sumner","given":"Lloyd W.","non-dropping-particle":"","parse-names":false,"suffix":""},{"dropping-particle":"","family":"Amberg","given":"Alexander","non-dropping-particle":"","parse-names":false,"suffix":""},{"dropping-particle":"","family":"Barrett","given":"Dave","non-dropping-particle":"","parse-names":false,"suffix":""},{"dropping-particle":"","family":"Beale","given":"Michael H.","non-dropping-particle":"","parse-names":false,"suffix":""},{"dropping-particle":"","family":"Beger","given":"Richard","non-dropping-particle":"","parse-names":false,"suffix":""},{"dropping-particle":"","family":"Daykin","given":"Clare A.","non-dropping-particle":"","parse-names":false,"suffix":""},{"dropping-particle":"","family":"Fan","given":"Teresa W.-M.","non-dropping-particle":"","parse-names":false,"suffix":""},{"dropping-particle":"","family":"Fiehn","given":"Oliver","non-dropping-particle":"","parse-names":false,"suffix":""},{"dropping-particle":"","family":"Goodacre","given":"Royston","non-dropping-particle":"","parse-names":false,"suffix":""},{"dropping-particle":"","family":"Griffin","given":"Julian L.","non-dropping-particle":"","parse-names":false,"suffix":""},{"dropping-particle":"","family":"Hankemeier","given":"Thomas","non-dropping-particle":"","parse-names":false,"suffix":""},{"dropping-particle":"","family":"Hardy","given":"Nigel","non-dropping-particle":"","parse-names":false,"suffix":""},{"dropping-particle":"","family":"Harnly","given":"James","non-dropping-particle":"","parse-names":false,"suffix":""},{"dropping-particle":"","family":"Higashi","given":"Richard","non-dropping-particle":"","parse-names":false,"suffix":""},{"dropping-particle":"","family":"Kopka","given":"Joachim","non-dropping-particle":"","parse-names":false,"suffix":""},{"dropping-particle":"","family":"Lane","given":"Andrew N.","non-dropping-particle":"","parse-names":false,"suffix":""},{"dropping-particle":"","family":"Lindon","given":"John C.","non-dropping-particle":"","parse-names":false,"suffix":""},{"dropping-particle":"","family":"Marriott","given":"Philip","non-dropping-particle":"","parse-names":false,"suffix":""},{"dropping-particle":"","family":"Nicholls","given":"Andrew W.","non-dropping-particle":"","parse-names":false,"suffix":""},{"dropping-particle":"","family":"Reily","given":"Michael D.","non-dropping-particle":"","parse-names":false,"suffix":""},{"dropping-particle":"","family":"Thaden","given":"John J.","non-dropping-particle":"","parse-names":false,"suffix":""},{"dropping-particle":"","family":"Viant","given":"Mark R.","non-dropping-particle":"","parse-names":false,"suffix":""}],"container-title":"Metabolomics","id":"ITEM-1","issue":"3","issued":{"date-parts":[["2007"]]},"page":"211-221","title":"Proposed minimum reporting standards for chemical analysis","type":"article-journal","volume":"3"},"uris":["http://www.mendeley.com/documents/?uuid=f91cfbbf-9a5e-4837-b2d5-563d09687a2f"]}],"mendeley":{"formattedCitation":"(33)","plainTextFormattedCitation":"(33)","previouslyFormattedCitation":"(33)"},"properties":{"noteIndex":0},"schema":"https://github.com/citation-style-language/schema/raw/master/csl-citation.json"}</w:instrText>
      </w:r>
      <w:r w:rsidR="00F3675F">
        <w:fldChar w:fldCharType="separate"/>
      </w:r>
      <w:r w:rsidR="009D1926" w:rsidRPr="009D1926">
        <w:rPr>
          <w:noProof/>
        </w:rPr>
        <w:t>(33)</w:t>
      </w:r>
      <w:r w:rsidR="00F3675F">
        <w:fldChar w:fldCharType="end"/>
      </w:r>
      <w:r w:rsidR="00BB1837">
        <w:t xml:space="preserve">, </w:t>
      </w:r>
      <w:r w:rsidR="006F07C4">
        <w:t xml:space="preserve">annotation </w:t>
      </w:r>
      <w:r w:rsidR="00D8687A">
        <w:t xml:space="preserve">confidence </w:t>
      </w:r>
      <w:r w:rsidR="00FB098C">
        <w:t xml:space="preserve">level </w:t>
      </w:r>
      <w:r w:rsidR="005F57FA">
        <w:t>wa</w:t>
      </w:r>
      <w:r w:rsidR="00D8687A">
        <w:t xml:space="preserve">s </w:t>
      </w:r>
      <w:r w:rsidR="006F07C4">
        <w:t>associated with match to an in</w:t>
      </w:r>
      <w:r w:rsidR="001040E5">
        <w:t xml:space="preserve">-house database </w:t>
      </w:r>
      <w:r w:rsidR="008F2D3D">
        <w:t>of authentic reference standards (Level A</w:t>
      </w:r>
      <w:r w:rsidR="001040E5">
        <w:t xml:space="preserve">), to the </w:t>
      </w:r>
      <w:proofErr w:type="spellStart"/>
      <w:r w:rsidR="001040E5">
        <w:t>mzCloud</w:t>
      </w:r>
      <w:proofErr w:type="spellEnd"/>
      <w:r w:rsidR="001040E5">
        <w:t xml:space="preserve"> spectral library (Level B)</w:t>
      </w:r>
      <w:del w:id="23" w:author="Kenneth MacLeod (Staff)" w:date="2025-12-03T12:44:00Z" w16du:dateUtc="2025-12-03T12:44:00Z">
        <w:r w:rsidR="001040E5" w:rsidDel="00CE0B2D">
          <w:delText xml:space="preserve"> or</w:delText>
        </w:r>
      </w:del>
      <w:ins w:id="24" w:author="Kenneth MacLeod (Staff)" w:date="2025-12-03T12:44:00Z" w16du:dateUtc="2025-12-03T12:44:00Z">
        <w:r w:rsidR="00CE0B2D">
          <w:t>,</w:t>
        </w:r>
      </w:ins>
      <w:r w:rsidR="001040E5">
        <w:t xml:space="preserve"> to the KEGG database (Level C)</w:t>
      </w:r>
      <w:ins w:id="25" w:author="Kenneth MacLeod (Staff)" w:date="2025-12-03T12:44:00Z" w16du:dateUtc="2025-12-03T12:44:00Z">
        <w:r w:rsidR="00CE0B2D">
          <w:t xml:space="preserve"> or in the absence of any database match (D)</w:t>
        </w:r>
      </w:ins>
      <w:r w:rsidR="001040E5">
        <w:t>.</w:t>
      </w:r>
      <w:r w:rsidR="00345B39">
        <w:t xml:space="preserve"> Three putative annotations from KEGG corresponding to drugs were re</w:t>
      </w:r>
      <w:r w:rsidR="00A200E6">
        <w:t>jected.</w:t>
      </w:r>
      <w:ins w:id="26" w:author="Kenneth MacLeod (Staff)" w:date="2025-12-03T20:24:00Z" w16du:dateUtc="2025-12-03T20:24:00Z">
        <w:r w:rsidR="00ED3DF7">
          <w:t xml:space="preserve"> </w:t>
        </w:r>
      </w:ins>
      <w:ins w:id="27" w:author="Kenneth MacLeod (Staff)" w:date="2025-12-04T15:46:00Z" w16du:dateUtc="2025-12-04T15:46:00Z">
        <w:r w:rsidR="00C4540B">
          <w:t>Pathways analysis indic</w:t>
        </w:r>
      </w:ins>
      <w:ins w:id="28" w:author="Kenneth MacLeod (Staff)" w:date="2025-12-04T15:47:00Z" w16du:dateUtc="2025-12-04T15:47:00Z">
        <w:r w:rsidR="00C4540B">
          <w:t>ated m</w:t>
        </w:r>
      </w:ins>
      <w:ins w:id="29" w:author="Kenneth MacLeod (Staff)" w:date="2025-12-03T20:28:00Z" w16du:dateUtc="2025-12-03T20:28:00Z">
        <w:r w:rsidR="00DD696F">
          <w:t xml:space="preserve">etabolism </w:t>
        </w:r>
      </w:ins>
      <w:ins w:id="30" w:author="Kenneth MacLeod (Staff)" w:date="2025-12-03T20:27:00Z" w16du:dateUtc="2025-12-03T20:27:00Z">
        <w:r w:rsidR="007245BC">
          <w:t xml:space="preserve">of amino acids and </w:t>
        </w:r>
      </w:ins>
      <w:ins w:id="31" w:author="Kenneth MacLeod (Staff)" w:date="2025-12-04T15:46:00Z" w16du:dateUtc="2025-12-04T15:46:00Z">
        <w:r w:rsidR="009E7436">
          <w:t>nucleotides</w:t>
        </w:r>
      </w:ins>
      <w:ins w:id="32" w:author="Kenneth MacLeod (Staff)" w:date="2025-12-03T20:29:00Z" w16du:dateUtc="2025-12-03T20:29:00Z">
        <w:r w:rsidR="00386BDD">
          <w:t xml:space="preserve"> </w:t>
        </w:r>
      </w:ins>
      <w:ins w:id="33" w:author="Kenneth MacLeod (Staff)" w:date="2025-12-04T15:47:00Z" w16du:dateUtc="2025-12-04T15:47:00Z">
        <w:r w:rsidR="00C4540B">
          <w:t>as</w:t>
        </w:r>
      </w:ins>
      <w:ins w:id="34" w:author="Kenneth MacLeod (Staff)" w:date="2025-12-03T20:29:00Z" w16du:dateUtc="2025-12-03T20:29:00Z">
        <w:r w:rsidR="00623CF1">
          <w:t xml:space="preserve"> </w:t>
        </w:r>
      </w:ins>
      <w:ins w:id="35" w:author="Kenneth MacLeod (Staff)" w:date="2025-12-03T20:30:00Z" w16du:dateUtc="2025-12-03T20:30:00Z">
        <w:r w:rsidR="006A7B86">
          <w:t xml:space="preserve">prominent </w:t>
        </w:r>
      </w:ins>
      <w:ins w:id="36" w:author="Kenneth MacLeod (Staff)" w:date="2025-12-04T15:47:00Z" w16du:dateUtc="2025-12-04T15:47:00Z">
        <w:r w:rsidR="00C4540B">
          <w:t xml:space="preserve">features of the cytochrome b signature </w:t>
        </w:r>
      </w:ins>
      <w:ins w:id="37" w:author="Kenneth MacLeod (Staff)" w:date="2025-12-03T20:30:00Z" w16du:dateUtc="2025-12-03T20:30:00Z">
        <w:r w:rsidR="006A7B86">
          <w:t>(</w:t>
        </w:r>
      </w:ins>
      <w:ins w:id="38" w:author="Kenneth MacLeod (Staff)" w:date="2025-12-04T15:47:00Z" w16du:dateUtc="2025-12-04T15:47:00Z">
        <w:r w:rsidR="00C4540B">
          <w:fldChar w:fldCharType="begin"/>
        </w:r>
        <w:r w:rsidR="00C4540B">
          <w:instrText xml:space="preserve"> REF _Ref215755671 \h </w:instrText>
        </w:r>
      </w:ins>
      <w:ins w:id="39" w:author="Kenneth MacLeod (Staff)" w:date="2025-12-04T15:47:00Z" w16du:dateUtc="2025-12-04T15:47:00Z">
        <w:r w:rsidR="00C4540B">
          <w:fldChar w:fldCharType="separate"/>
        </w:r>
        <w:r w:rsidR="00C4540B">
          <w:t xml:space="preserve">Table </w:t>
        </w:r>
        <w:r w:rsidR="00C4540B">
          <w:rPr>
            <w:noProof/>
          </w:rPr>
          <w:t>3</w:t>
        </w:r>
        <w:r w:rsidR="00C4540B">
          <w:fldChar w:fldCharType="end"/>
        </w:r>
        <w:r w:rsidR="00C4540B">
          <w:t xml:space="preserve"> and </w:t>
        </w:r>
      </w:ins>
      <w:ins w:id="40" w:author="Kenneth MacLeod (Staff)" w:date="2025-12-03T20:30:00Z" w16du:dateUtc="2025-12-03T20:30:00Z">
        <w:r w:rsidR="006A7B86">
          <w:t>Supplementary Table 1)</w:t>
        </w:r>
      </w:ins>
      <w:ins w:id="41" w:author="Kenneth MacLeod (Staff)" w:date="2025-12-03T20:29:00Z" w16du:dateUtc="2025-12-03T20:29:00Z">
        <w:r w:rsidR="00386BDD">
          <w:t>.</w:t>
        </w:r>
      </w:ins>
      <w:r w:rsidR="005B0712" w:rsidRPr="005B0712">
        <w:t xml:space="preserve"> </w:t>
      </w:r>
      <w:r w:rsidR="005B0712">
        <w:t xml:space="preserve">Some of the features used in the signature list had </w:t>
      </w:r>
      <w:del w:id="42" w:author="Kenneth MacLeod (Staff)" w:date="2025-12-03T12:44:00Z" w16du:dateUtc="2025-12-03T12:44:00Z">
        <w:r w:rsidR="005B0712" w:rsidDel="00CE0B2D">
          <w:delText>very similar</w:delText>
        </w:r>
      </w:del>
      <w:ins w:id="43" w:author="Kenneth MacLeod (Staff)" w:date="2025-12-03T12:44:00Z" w16du:dateUtc="2025-12-03T12:44:00Z">
        <w:r w:rsidR="00CE0B2D">
          <w:t>identical</w:t>
        </w:r>
      </w:ins>
      <w:r w:rsidR="005B0712">
        <w:t xml:space="preserve"> retention times</w:t>
      </w:r>
      <w:del w:id="44" w:author="Kenneth MacLeod (Staff)" w:date="2025-12-03T12:44:00Z" w16du:dateUtc="2025-12-03T12:44:00Z">
        <w:r w:rsidR="005B0712" w:rsidDel="00CE0B2D">
          <w:delText>,</w:delText>
        </w:r>
      </w:del>
      <w:ins w:id="45" w:author="Kenneth MacLeod (Staff)" w:date="2025-12-03T12:44:00Z" w16du:dateUtc="2025-12-03T12:44:00Z">
        <w:r w:rsidR="00CE0B2D">
          <w:t>.</w:t>
        </w:r>
      </w:ins>
      <w:r w:rsidR="005B0712">
        <w:t xml:space="preserve"> </w:t>
      </w:r>
      <w:del w:id="46" w:author="Kenneth MacLeod (Staff)" w:date="2025-12-03T12:45:00Z" w16du:dateUtc="2025-12-03T12:45:00Z">
        <w:r w:rsidR="005B0712" w:rsidDel="001871C0">
          <w:delText xml:space="preserve">such as the two groups around 5.46 and 5.92 minutes. There is a high likelihood that several of these are fragments of the same metabolite but, </w:delText>
        </w:r>
        <w:r w:rsidR="009050CF" w:rsidDel="001871C0">
          <w:delText>as this was not shown to be the case</w:delText>
        </w:r>
        <w:r w:rsidR="005B0712" w:rsidDel="001871C0">
          <w:delText>, none were removed from the signature list.</w:delText>
        </w:r>
      </w:del>
      <w:ins w:id="47" w:author="Kenneth MacLeod (Staff)" w:date="2025-12-03T12:45:00Z" w16du:dateUtc="2025-12-03T12:45:00Z">
        <w:r w:rsidR="001871C0">
          <w:t xml:space="preserve"> Specifically</w:t>
        </w:r>
        <w:r w:rsidR="00BE73E3">
          <w:t>,</w:t>
        </w:r>
        <w:r w:rsidR="001871C0">
          <w:t xml:space="preserve"> </w:t>
        </w:r>
        <w:r w:rsidR="00BE73E3">
          <w:t xml:space="preserve">there was a group at exactly 5.47 minutes and another group at exactly 5.94 minutes. While it is possible that these constitute in-source fragments of only two metabolites, this was not shown to be the case, hence none were removed from the signature </w:t>
        </w:r>
        <w:r w:rsidR="00BE73E3">
          <w:lastRenderedPageBreak/>
          <w:t>list. Representative chromatograms, MS spectra and MS/MS spectra for each metabolite have been provided as Supplementary Information.</w:t>
        </w:r>
      </w:ins>
    </w:p>
    <w:p w14:paraId="3F93150D" w14:textId="77777777" w:rsidR="004E6461" w:rsidRDefault="004E6461" w:rsidP="000C6C16">
      <w:pPr>
        <w:spacing w:after="0"/>
        <w:jc w:val="both"/>
      </w:pPr>
    </w:p>
    <w:p w14:paraId="1B24BEBC" w14:textId="77777777" w:rsidR="0052287D" w:rsidRDefault="0052287D" w:rsidP="000C6C16">
      <w:pPr>
        <w:spacing w:after="0"/>
        <w:jc w:val="both"/>
      </w:pPr>
    </w:p>
    <w:p w14:paraId="3FFACB8E" w14:textId="77777777" w:rsidR="0052287D" w:rsidRDefault="0052287D" w:rsidP="000C6C16">
      <w:pPr>
        <w:spacing w:after="0"/>
        <w:jc w:val="both"/>
      </w:pPr>
    </w:p>
    <w:tbl>
      <w:tblPr>
        <w:tblStyle w:val="TableGrid"/>
        <w:tblW w:w="0" w:type="auto"/>
        <w:tblLook w:val="04A0" w:firstRow="1" w:lastRow="0" w:firstColumn="1" w:lastColumn="0" w:noHBand="0" w:noVBand="1"/>
      </w:tblPr>
      <w:tblGrid>
        <w:gridCol w:w="1960"/>
        <w:gridCol w:w="3066"/>
        <w:gridCol w:w="602"/>
        <w:gridCol w:w="860"/>
        <w:gridCol w:w="860"/>
        <w:gridCol w:w="602"/>
        <w:gridCol w:w="1066"/>
      </w:tblGrid>
      <w:tr w:rsidR="00EA257A" w:rsidRPr="00EA257A" w14:paraId="66CDABED" w14:textId="77777777" w:rsidTr="00EA257A">
        <w:tc>
          <w:tcPr>
            <w:tcW w:w="1980" w:type="dxa"/>
          </w:tcPr>
          <w:p w14:paraId="374047A2" w14:textId="464974DE" w:rsidR="00EA257A" w:rsidRPr="00F63FD5" w:rsidRDefault="00EA257A" w:rsidP="0052287D">
            <w:pPr>
              <w:spacing w:line="240" w:lineRule="auto"/>
              <w:jc w:val="both"/>
              <w:rPr>
                <w:b/>
                <w:bCs/>
                <w:sz w:val="16"/>
                <w:szCs w:val="16"/>
              </w:rPr>
            </w:pPr>
            <w:r w:rsidRPr="00F63FD5">
              <w:rPr>
                <w:b/>
                <w:bCs/>
                <w:sz w:val="16"/>
                <w:szCs w:val="16"/>
              </w:rPr>
              <w:t>Formula</w:t>
            </w:r>
          </w:p>
        </w:tc>
        <w:tc>
          <w:tcPr>
            <w:tcW w:w="3091" w:type="dxa"/>
          </w:tcPr>
          <w:p w14:paraId="3808D43D" w14:textId="0B153A66" w:rsidR="00EA257A" w:rsidRPr="00F63FD5" w:rsidRDefault="00EA257A" w:rsidP="0052287D">
            <w:pPr>
              <w:spacing w:line="240" w:lineRule="auto"/>
              <w:jc w:val="both"/>
              <w:rPr>
                <w:b/>
                <w:bCs/>
                <w:sz w:val="16"/>
                <w:szCs w:val="16"/>
              </w:rPr>
            </w:pPr>
            <w:r w:rsidRPr="00F63FD5">
              <w:rPr>
                <w:b/>
                <w:bCs/>
                <w:sz w:val="16"/>
                <w:szCs w:val="16"/>
              </w:rPr>
              <w:t>Name</w:t>
            </w:r>
          </w:p>
        </w:tc>
        <w:tc>
          <w:tcPr>
            <w:tcW w:w="578" w:type="dxa"/>
          </w:tcPr>
          <w:p w14:paraId="45C2FF74" w14:textId="3173FC1F" w:rsidR="00EA257A" w:rsidRPr="00F63FD5" w:rsidRDefault="00EA257A" w:rsidP="0052287D">
            <w:pPr>
              <w:spacing w:line="240" w:lineRule="auto"/>
              <w:jc w:val="both"/>
              <w:rPr>
                <w:b/>
                <w:bCs/>
                <w:sz w:val="16"/>
                <w:szCs w:val="16"/>
              </w:rPr>
            </w:pPr>
            <w:r w:rsidRPr="00F63FD5">
              <w:rPr>
                <w:b/>
                <w:bCs/>
                <w:sz w:val="16"/>
                <w:szCs w:val="16"/>
              </w:rPr>
              <w:t>Level</w:t>
            </w:r>
          </w:p>
        </w:tc>
        <w:tc>
          <w:tcPr>
            <w:tcW w:w="860" w:type="dxa"/>
          </w:tcPr>
          <w:p w14:paraId="64CED011" w14:textId="422A5DD4" w:rsidR="00EA257A" w:rsidRPr="00F63FD5" w:rsidRDefault="00EA257A" w:rsidP="0052287D">
            <w:pPr>
              <w:spacing w:line="240" w:lineRule="auto"/>
              <w:jc w:val="both"/>
              <w:rPr>
                <w:b/>
                <w:bCs/>
                <w:sz w:val="16"/>
                <w:szCs w:val="16"/>
              </w:rPr>
            </w:pPr>
            <w:r w:rsidRPr="00F63FD5">
              <w:rPr>
                <w:b/>
                <w:bCs/>
                <w:sz w:val="16"/>
                <w:szCs w:val="16"/>
              </w:rPr>
              <w:t>Calc. MW</w:t>
            </w:r>
          </w:p>
        </w:tc>
        <w:tc>
          <w:tcPr>
            <w:tcW w:w="860" w:type="dxa"/>
          </w:tcPr>
          <w:p w14:paraId="6D110E97" w14:textId="6E5E5A24" w:rsidR="00EA257A" w:rsidRPr="00F63FD5" w:rsidRDefault="00EA257A" w:rsidP="0052287D">
            <w:pPr>
              <w:spacing w:line="240" w:lineRule="auto"/>
              <w:jc w:val="both"/>
              <w:rPr>
                <w:b/>
                <w:bCs/>
                <w:sz w:val="16"/>
                <w:szCs w:val="16"/>
              </w:rPr>
            </w:pPr>
            <w:r w:rsidRPr="00F63FD5">
              <w:rPr>
                <w:b/>
                <w:bCs/>
                <w:sz w:val="16"/>
                <w:szCs w:val="16"/>
              </w:rPr>
              <w:t>m/z</w:t>
            </w:r>
          </w:p>
        </w:tc>
        <w:tc>
          <w:tcPr>
            <w:tcW w:w="574" w:type="dxa"/>
          </w:tcPr>
          <w:p w14:paraId="42699EB5" w14:textId="34B505E6" w:rsidR="00EA257A" w:rsidRPr="00F63FD5" w:rsidRDefault="00EA257A" w:rsidP="0052287D">
            <w:pPr>
              <w:spacing w:line="240" w:lineRule="auto"/>
              <w:jc w:val="both"/>
              <w:rPr>
                <w:b/>
                <w:bCs/>
                <w:sz w:val="16"/>
                <w:szCs w:val="16"/>
              </w:rPr>
            </w:pPr>
            <w:r w:rsidRPr="00F63FD5">
              <w:rPr>
                <w:b/>
                <w:bCs/>
                <w:sz w:val="16"/>
                <w:szCs w:val="16"/>
              </w:rPr>
              <w:t>RT [min]</w:t>
            </w:r>
          </w:p>
        </w:tc>
        <w:tc>
          <w:tcPr>
            <w:tcW w:w="1073" w:type="dxa"/>
          </w:tcPr>
          <w:p w14:paraId="68FA564D" w14:textId="1FB014E9" w:rsidR="00EA257A" w:rsidRPr="00F63FD5" w:rsidRDefault="00EA257A" w:rsidP="0052287D">
            <w:pPr>
              <w:spacing w:line="240" w:lineRule="auto"/>
              <w:jc w:val="both"/>
              <w:rPr>
                <w:b/>
                <w:bCs/>
                <w:sz w:val="16"/>
                <w:szCs w:val="16"/>
              </w:rPr>
            </w:pPr>
            <w:r w:rsidRPr="00F63FD5">
              <w:rPr>
                <w:b/>
                <w:bCs/>
                <w:sz w:val="16"/>
                <w:szCs w:val="16"/>
              </w:rPr>
              <w:t>Ratio: (Cytb) / (Non-Cytb)</w:t>
            </w:r>
          </w:p>
        </w:tc>
      </w:tr>
      <w:tr w:rsidR="00EA257A" w:rsidRPr="00EA257A" w14:paraId="4E78A0D6" w14:textId="77777777" w:rsidTr="00EA257A">
        <w:tc>
          <w:tcPr>
            <w:tcW w:w="1980" w:type="dxa"/>
          </w:tcPr>
          <w:p w14:paraId="7B4988C6" w14:textId="411EE5A4" w:rsidR="00EA257A" w:rsidRPr="00EA257A" w:rsidRDefault="00EA257A" w:rsidP="0052287D">
            <w:pPr>
              <w:spacing w:line="240" w:lineRule="auto"/>
              <w:jc w:val="both"/>
              <w:rPr>
                <w:sz w:val="16"/>
                <w:szCs w:val="16"/>
              </w:rPr>
            </w:pPr>
            <w:r w:rsidRPr="00EA257A">
              <w:rPr>
                <w:sz w:val="16"/>
                <w:szCs w:val="16"/>
              </w:rPr>
              <w:t>C10 H13 N4 O8 P</w:t>
            </w:r>
          </w:p>
        </w:tc>
        <w:tc>
          <w:tcPr>
            <w:tcW w:w="3091" w:type="dxa"/>
          </w:tcPr>
          <w:p w14:paraId="4F11006D" w14:textId="595CAADB" w:rsidR="00EA257A" w:rsidRPr="00EA257A" w:rsidRDefault="00EA257A" w:rsidP="0052287D">
            <w:pPr>
              <w:spacing w:line="240" w:lineRule="auto"/>
              <w:jc w:val="both"/>
              <w:rPr>
                <w:sz w:val="16"/>
                <w:szCs w:val="16"/>
              </w:rPr>
            </w:pPr>
            <w:r w:rsidRPr="00EA257A">
              <w:rPr>
                <w:sz w:val="16"/>
                <w:szCs w:val="16"/>
              </w:rPr>
              <w:t>Inosine-monophosphate</w:t>
            </w:r>
          </w:p>
        </w:tc>
        <w:tc>
          <w:tcPr>
            <w:tcW w:w="578" w:type="dxa"/>
          </w:tcPr>
          <w:p w14:paraId="5A4A3009" w14:textId="53136B13" w:rsidR="00EA257A" w:rsidRPr="00EA257A" w:rsidRDefault="00EA257A" w:rsidP="0052287D">
            <w:pPr>
              <w:spacing w:line="240" w:lineRule="auto"/>
              <w:jc w:val="both"/>
              <w:rPr>
                <w:sz w:val="16"/>
                <w:szCs w:val="16"/>
              </w:rPr>
            </w:pPr>
            <w:r w:rsidRPr="00EA257A">
              <w:rPr>
                <w:sz w:val="16"/>
                <w:szCs w:val="16"/>
              </w:rPr>
              <w:t>A</w:t>
            </w:r>
          </w:p>
        </w:tc>
        <w:tc>
          <w:tcPr>
            <w:tcW w:w="860" w:type="dxa"/>
          </w:tcPr>
          <w:p w14:paraId="6B21AC53" w14:textId="2AFF97BD" w:rsidR="00EA257A" w:rsidRPr="00EA257A" w:rsidRDefault="00EA257A" w:rsidP="0052287D">
            <w:pPr>
              <w:spacing w:line="240" w:lineRule="auto"/>
              <w:jc w:val="both"/>
              <w:rPr>
                <w:sz w:val="16"/>
                <w:szCs w:val="16"/>
              </w:rPr>
            </w:pPr>
            <w:r w:rsidRPr="00EA257A">
              <w:rPr>
                <w:sz w:val="16"/>
                <w:szCs w:val="16"/>
              </w:rPr>
              <w:t>348.0473</w:t>
            </w:r>
          </w:p>
        </w:tc>
        <w:tc>
          <w:tcPr>
            <w:tcW w:w="860" w:type="dxa"/>
          </w:tcPr>
          <w:p w14:paraId="05DCCAF1" w14:textId="2A6CED5A" w:rsidR="00EA257A" w:rsidRPr="00EA257A" w:rsidRDefault="00EA257A" w:rsidP="0052287D">
            <w:pPr>
              <w:spacing w:line="240" w:lineRule="auto"/>
              <w:jc w:val="both"/>
              <w:rPr>
                <w:sz w:val="16"/>
                <w:szCs w:val="16"/>
              </w:rPr>
            </w:pPr>
            <w:r w:rsidRPr="00EA257A">
              <w:rPr>
                <w:sz w:val="16"/>
                <w:szCs w:val="16"/>
              </w:rPr>
              <w:t>349.0546</w:t>
            </w:r>
          </w:p>
        </w:tc>
        <w:tc>
          <w:tcPr>
            <w:tcW w:w="574" w:type="dxa"/>
          </w:tcPr>
          <w:p w14:paraId="02622A7D" w14:textId="2FDA584F" w:rsidR="00EA257A" w:rsidRPr="00EA257A" w:rsidRDefault="00EA257A" w:rsidP="0052287D">
            <w:pPr>
              <w:spacing w:line="240" w:lineRule="auto"/>
              <w:jc w:val="both"/>
              <w:rPr>
                <w:sz w:val="16"/>
                <w:szCs w:val="16"/>
              </w:rPr>
            </w:pPr>
            <w:r w:rsidRPr="00EA257A">
              <w:rPr>
                <w:sz w:val="16"/>
                <w:szCs w:val="16"/>
              </w:rPr>
              <w:t>6.52</w:t>
            </w:r>
          </w:p>
        </w:tc>
        <w:tc>
          <w:tcPr>
            <w:tcW w:w="1073" w:type="dxa"/>
          </w:tcPr>
          <w:p w14:paraId="0B04B3F6" w14:textId="667A9488" w:rsidR="00EA257A" w:rsidRPr="00EA257A" w:rsidRDefault="00EA257A" w:rsidP="0052287D">
            <w:pPr>
              <w:spacing w:line="240" w:lineRule="auto"/>
              <w:jc w:val="both"/>
              <w:rPr>
                <w:sz w:val="16"/>
                <w:szCs w:val="16"/>
              </w:rPr>
            </w:pPr>
            <w:r w:rsidRPr="00EA257A">
              <w:rPr>
                <w:sz w:val="16"/>
                <w:szCs w:val="16"/>
              </w:rPr>
              <w:t>45.27</w:t>
            </w:r>
          </w:p>
        </w:tc>
      </w:tr>
      <w:tr w:rsidR="00EA257A" w:rsidRPr="00EA257A" w14:paraId="702D469D" w14:textId="77777777" w:rsidTr="00EA257A">
        <w:tc>
          <w:tcPr>
            <w:tcW w:w="1980" w:type="dxa"/>
          </w:tcPr>
          <w:p w14:paraId="04BF129E" w14:textId="07A10A57" w:rsidR="00EA257A" w:rsidRPr="00EA257A" w:rsidRDefault="00EA257A" w:rsidP="0052287D">
            <w:pPr>
              <w:spacing w:line="240" w:lineRule="auto"/>
              <w:jc w:val="both"/>
              <w:rPr>
                <w:sz w:val="16"/>
                <w:szCs w:val="16"/>
              </w:rPr>
            </w:pPr>
            <w:r w:rsidRPr="00EA257A">
              <w:rPr>
                <w:sz w:val="16"/>
                <w:szCs w:val="16"/>
              </w:rPr>
              <w:t>C14 H27 N O4</w:t>
            </w:r>
          </w:p>
        </w:tc>
        <w:tc>
          <w:tcPr>
            <w:tcW w:w="3091" w:type="dxa"/>
          </w:tcPr>
          <w:p w14:paraId="3139FCA2" w14:textId="77777777" w:rsidR="00EA257A" w:rsidRPr="00EA257A" w:rsidRDefault="00EA257A" w:rsidP="0052287D">
            <w:pPr>
              <w:spacing w:line="240" w:lineRule="auto"/>
              <w:jc w:val="both"/>
              <w:rPr>
                <w:sz w:val="16"/>
                <w:szCs w:val="16"/>
              </w:rPr>
            </w:pPr>
          </w:p>
        </w:tc>
        <w:tc>
          <w:tcPr>
            <w:tcW w:w="578" w:type="dxa"/>
          </w:tcPr>
          <w:p w14:paraId="189DA666" w14:textId="03066852" w:rsidR="00EA257A" w:rsidRPr="00EA257A" w:rsidRDefault="00983A0D" w:rsidP="0052287D">
            <w:pPr>
              <w:spacing w:line="240" w:lineRule="auto"/>
              <w:jc w:val="both"/>
              <w:rPr>
                <w:sz w:val="16"/>
                <w:szCs w:val="16"/>
              </w:rPr>
            </w:pPr>
            <w:ins w:id="48" w:author="Kenneth MacLeod (Staff)" w:date="2025-12-03T12:45:00Z" w16du:dateUtc="2025-12-03T12:45:00Z">
              <w:r>
                <w:rPr>
                  <w:sz w:val="16"/>
                  <w:szCs w:val="16"/>
                </w:rPr>
                <w:t>D</w:t>
              </w:r>
            </w:ins>
          </w:p>
        </w:tc>
        <w:tc>
          <w:tcPr>
            <w:tcW w:w="860" w:type="dxa"/>
          </w:tcPr>
          <w:p w14:paraId="73055ED5" w14:textId="4816526B" w:rsidR="00EA257A" w:rsidRPr="00EA257A" w:rsidRDefault="00EA257A" w:rsidP="0052287D">
            <w:pPr>
              <w:spacing w:line="240" w:lineRule="auto"/>
              <w:jc w:val="both"/>
              <w:rPr>
                <w:sz w:val="16"/>
                <w:szCs w:val="16"/>
              </w:rPr>
            </w:pPr>
            <w:r w:rsidRPr="00EA257A">
              <w:rPr>
                <w:sz w:val="16"/>
                <w:szCs w:val="16"/>
              </w:rPr>
              <w:t>273.1941</w:t>
            </w:r>
          </w:p>
        </w:tc>
        <w:tc>
          <w:tcPr>
            <w:tcW w:w="860" w:type="dxa"/>
          </w:tcPr>
          <w:p w14:paraId="30141208" w14:textId="1B64B029" w:rsidR="00EA257A" w:rsidRPr="00EA257A" w:rsidRDefault="00EA257A" w:rsidP="0052287D">
            <w:pPr>
              <w:spacing w:line="240" w:lineRule="auto"/>
              <w:jc w:val="both"/>
              <w:rPr>
                <w:sz w:val="16"/>
                <w:szCs w:val="16"/>
              </w:rPr>
            </w:pPr>
            <w:r w:rsidRPr="00EA257A">
              <w:rPr>
                <w:sz w:val="16"/>
                <w:szCs w:val="16"/>
              </w:rPr>
              <w:t>274.2013</w:t>
            </w:r>
          </w:p>
        </w:tc>
        <w:tc>
          <w:tcPr>
            <w:tcW w:w="574" w:type="dxa"/>
          </w:tcPr>
          <w:p w14:paraId="0D04921A" w14:textId="00C6CDD8" w:rsidR="00EA257A" w:rsidRPr="00EA257A" w:rsidRDefault="00EA257A" w:rsidP="0052287D">
            <w:pPr>
              <w:spacing w:line="240" w:lineRule="auto"/>
              <w:jc w:val="both"/>
              <w:rPr>
                <w:sz w:val="16"/>
                <w:szCs w:val="16"/>
              </w:rPr>
            </w:pPr>
            <w:r w:rsidRPr="00EA257A">
              <w:rPr>
                <w:sz w:val="16"/>
                <w:szCs w:val="16"/>
              </w:rPr>
              <w:t>3.26</w:t>
            </w:r>
          </w:p>
        </w:tc>
        <w:tc>
          <w:tcPr>
            <w:tcW w:w="1073" w:type="dxa"/>
          </w:tcPr>
          <w:p w14:paraId="0365B715" w14:textId="65D38CBE" w:rsidR="00EA257A" w:rsidRPr="00EA257A" w:rsidRDefault="00EA257A" w:rsidP="0052287D">
            <w:pPr>
              <w:spacing w:line="240" w:lineRule="auto"/>
              <w:jc w:val="both"/>
              <w:rPr>
                <w:sz w:val="16"/>
                <w:szCs w:val="16"/>
              </w:rPr>
            </w:pPr>
            <w:r w:rsidRPr="00EA257A">
              <w:rPr>
                <w:sz w:val="16"/>
                <w:szCs w:val="16"/>
              </w:rPr>
              <w:t>17.67</w:t>
            </w:r>
          </w:p>
        </w:tc>
      </w:tr>
      <w:tr w:rsidR="00EA257A" w:rsidRPr="00EA257A" w14:paraId="10BE5E1C" w14:textId="77777777" w:rsidTr="00EA257A">
        <w:tc>
          <w:tcPr>
            <w:tcW w:w="1980" w:type="dxa"/>
          </w:tcPr>
          <w:p w14:paraId="13FAF8C3" w14:textId="7FCB347B" w:rsidR="00EA257A" w:rsidRPr="00EA257A" w:rsidRDefault="00EA257A" w:rsidP="0052287D">
            <w:pPr>
              <w:spacing w:line="240" w:lineRule="auto"/>
              <w:jc w:val="both"/>
              <w:rPr>
                <w:sz w:val="16"/>
                <w:szCs w:val="16"/>
              </w:rPr>
            </w:pPr>
            <w:r w:rsidRPr="00EA257A">
              <w:rPr>
                <w:sz w:val="16"/>
                <w:szCs w:val="16"/>
              </w:rPr>
              <w:t>C9 H14 O4</w:t>
            </w:r>
          </w:p>
        </w:tc>
        <w:tc>
          <w:tcPr>
            <w:tcW w:w="3091" w:type="dxa"/>
          </w:tcPr>
          <w:p w14:paraId="1E2610E8" w14:textId="31A947B9" w:rsidR="00EA257A" w:rsidRPr="00EA257A" w:rsidRDefault="00EA257A" w:rsidP="0052287D">
            <w:pPr>
              <w:spacing w:line="240" w:lineRule="auto"/>
              <w:jc w:val="both"/>
              <w:rPr>
                <w:sz w:val="16"/>
                <w:szCs w:val="16"/>
              </w:rPr>
            </w:pPr>
            <w:r w:rsidRPr="00EA257A">
              <w:rPr>
                <w:sz w:val="16"/>
                <w:szCs w:val="16"/>
              </w:rPr>
              <w:t>cis-2-Carboxycyclohexyl-acetic acid</w:t>
            </w:r>
          </w:p>
        </w:tc>
        <w:tc>
          <w:tcPr>
            <w:tcW w:w="578" w:type="dxa"/>
          </w:tcPr>
          <w:p w14:paraId="3563535F" w14:textId="4631538E" w:rsidR="00EA257A" w:rsidRPr="00EA257A" w:rsidRDefault="00EA257A" w:rsidP="0052287D">
            <w:pPr>
              <w:spacing w:line="240" w:lineRule="auto"/>
              <w:jc w:val="both"/>
              <w:rPr>
                <w:sz w:val="16"/>
                <w:szCs w:val="16"/>
              </w:rPr>
            </w:pPr>
            <w:r w:rsidRPr="00EA257A">
              <w:rPr>
                <w:sz w:val="16"/>
                <w:szCs w:val="16"/>
              </w:rPr>
              <w:t>C</w:t>
            </w:r>
          </w:p>
        </w:tc>
        <w:tc>
          <w:tcPr>
            <w:tcW w:w="860" w:type="dxa"/>
          </w:tcPr>
          <w:p w14:paraId="3E823B1A" w14:textId="6D5F5622" w:rsidR="00EA257A" w:rsidRPr="00EA257A" w:rsidRDefault="00EA257A" w:rsidP="0052287D">
            <w:pPr>
              <w:spacing w:line="240" w:lineRule="auto"/>
              <w:jc w:val="both"/>
              <w:rPr>
                <w:sz w:val="16"/>
                <w:szCs w:val="16"/>
              </w:rPr>
            </w:pPr>
            <w:r w:rsidRPr="00EA257A">
              <w:rPr>
                <w:sz w:val="16"/>
                <w:szCs w:val="16"/>
              </w:rPr>
              <w:t>186.0890</w:t>
            </w:r>
          </w:p>
        </w:tc>
        <w:tc>
          <w:tcPr>
            <w:tcW w:w="860" w:type="dxa"/>
          </w:tcPr>
          <w:p w14:paraId="25223B40" w14:textId="7D785799" w:rsidR="00EA257A" w:rsidRPr="00EA257A" w:rsidRDefault="00EA257A" w:rsidP="0052287D">
            <w:pPr>
              <w:spacing w:line="240" w:lineRule="auto"/>
              <w:jc w:val="both"/>
              <w:rPr>
                <w:sz w:val="16"/>
                <w:szCs w:val="16"/>
              </w:rPr>
            </w:pPr>
            <w:r w:rsidRPr="00EA257A">
              <w:rPr>
                <w:sz w:val="16"/>
                <w:szCs w:val="16"/>
              </w:rPr>
              <w:t>187.0962</w:t>
            </w:r>
          </w:p>
        </w:tc>
        <w:tc>
          <w:tcPr>
            <w:tcW w:w="574" w:type="dxa"/>
          </w:tcPr>
          <w:p w14:paraId="2D47C1D2" w14:textId="0CC59587" w:rsidR="00EA257A" w:rsidRPr="00EA257A" w:rsidRDefault="00EA257A" w:rsidP="0052287D">
            <w:pPr>
              <w:spacing w:line="240" w:lineRule="auto"/>
              <w:jc w:val="both"/>
              <w:rPr>
                <w:sz w:val="16"/>
                <w:szCs w:val="16"/>
              </w:rPr>
            </w:pPr>
            <w:r w:rsidRPr="00EA257A">
              <w:rPr>
                <w:sz w:val="16"/>
                <w:szCs w:val="16"/>
              </w:rPr>
              <w:t>3.65</w:t>
            </w:r>
          </w:p>
        </w:tc>
        <w:tc>
          <w:tcPr>
            <w:tcW w:w="1073" w:type="dxa"/>
          </w:tcPr>
          <w:p w14:paraId="34E35847" w14:textId="130602C9" w:rsidR="00EA257A" w:rsidRPr="00EA257A" w:rsidRDefault="00EA257A" w:rsidP="0052287D">
            <w:pPr>
              <w:spacing w:line="240" w:lineRule="auto"/>
              <w:jc w:val="both"/>
              <w:rPr>
                <w:sz w:val="16"/>
                <w:szCs w:val="16"/>
              </w:rPr>
            </w:pPr>
            <w:r w:rsidRPr="00EA257A">
              <w:rPr>
                <w:sz w:val="16"/>
                <w:szCs w:val="16"/>
              </w:rPr>
              <w:t>11.26</w:t>
            </w:r>
          </w:p>
        </w:tc>
      </w:tr>
      <w:tr w:rsidR="00EA257A" w:rsidRPr="00EA257A" w14:paraId="1B2D2230" w14:textId="77777777" w:rsidTr="00EA257A">
        <w:tc>
          <w:tcPr>
            <w:tcW w:w="1980" w:type="dxa"/>
          </w:tcPr>
          <w:p w14:paraId="722D0221" w14:textId="68A588F9" w:rsidR="00EA257A" w:rsidRPr="00EA257A" w:rsidRDefault="00EA257A" w:rsidP="0052287D">
            <w:pPr>
              <w:spacing w:line="240" w:lineRule="auto"/>
              <w:jc w:val="both"/>
              <w:rPr>
                <w:sz w:val="16"/>
                <w:szCs w:val="16"/>
              </w:rPr>
            </w:pPr>
            <w:r w:rsidRPr="00EA257A">
              <w:rPr>
                <w:sz w:val="16"/>
                <w:szCs w:val="16"/>
              </w:rPr>
              <w:t>C4 H10 Br Cl N7 O12 P</w:t>
            </w:r>
          </w:p>
        </w:tc>
        <w:tc>
          <w:tcPr>
            <w:tcW w:w="3091" w:type="dxa"/>
          </w:tcPr>
          <w:p w14:paraId="43B7A167" w14:textId="77777777" w:rsidR="00EA257A" w:rsidRPr="00EA257A" w:rsidRDefault="00EA257A" w:rsidP="0052287D">
            <w:pPr>
              <w:spacing w:line="240" w:lineRule="auto"/>
              <w:jc w:val="both"/>
              <w:rPr>
                <w:sz w:val="16"/>
                <w:szCs w:val="16"/>
              </w:rPr>
            </w:pPr>
          </w:p>
        </w:tc>
        <w:tc>
          <w:tcPr>
            <w:tcW w:w="578" w:type="dxa"/>
          </w:tcPr>
          <w:p w14:paraId="76B7B82B" w14:textId="10687B93" w:rsidR="00EA257A" w:rsidRPr="00EA257A" w:rsidRDefault="00983A0D" w:rsidP="0052287D">
            <w:pPr>
              <w:spacing w:line="240" w:lineRule="auto"/>
              <w:jc w:val="both"/>
              <w:rPr>
                <w:sz w:val="16"/>
                <w:szCs w:val="16"/>
              </w:rPr>
            </w:pPr>
            <w:ins w:id="49" w:author="Kenneth MacLeod (Staff)" w:date="2025-12-03T12:45:00Z" w16du:dateUtc="2025-12-03T12:45:00Z">
              <w:r>
                <w:rPr>
                  <w:sz w:val="16"/>
                  <w:szCs w:val="16"/>
                </w:rPr>
                <w:t>D</w:t>
              </w:r>
            </w:ins>
          </w:p>
        </w:tc>
        <w:tc>
          <w:tcPr>
            <w:tcW w:w="860" w:type="dxa"/>
          </w:tcPr>
          <w:p w14:paraId="01213BF7" w14:textId="31849BE3" w:rsidR="00EA257A" w:rsidRPr="00EA257A" w:rsidRDefault="00EA257A" w:rsidP="0052287D">
            <w:pPr>
              <w:spacing w:line="240" w:lineRule="auto"/>
              <w:jc w:val="both"/>
              <w:rPr>
                <w:sz w:val="16"/>
                <w:szCs w:val="16"/>
              </w:rPr>
            </w:pPr>
            <w:r w:rsidRPr="00EA257A">
              <w:rPr>
                <w:sz w:val="16"/>
                <w:szCs w:val="16"/>
              </w:rPr>
              <w:t>492.8995</w:t>
            </w:r>
          </w:p>
        </w:tc>
        <w:tc>
          <w:tcPr>
            <w:tcW w:w="860" w:type="dxa"/>
          </w:tcPr>
          <w:p w14:paraId="73062D66" w14:textId="475D2EBA" w:rsidR="00EA257A" w:rsidRPr="00EA257A" w:rsidRDefault="00EA257A" w:rsidP="0052287D">
            <w:pPr>
              <w:spacing w:line="240" w:lineRule="auto"/>
              <w:jc w:val="both"/>
              <w:rPr>
                <w:sz w:val="16"/>
                <w:szCs w:val="16"/>
              </w:rPr>
            </w:pPr>
            <w:r w:rsidRPr="00EA257A">
              <w:rPr>
                <w:sz w:val="16"/>
                <w:szCs w:val="16"/>
              </w:rPr>
              <w:t>493.9068</w:t>
            </w:r>
          </w:p>
        </w:tc>
        <w:tc>
          <w:tcPr>
            <w:tcW w:w="574" w:type="dxa"/>
          </w:tcPr>
          <w:p w14:paraId="4F088483" w14:textId="5CD6788D" w:rsidR="00EA257A" w:rsidRPr="00EA257A" w:rsidRDefault="00EA257A" w:rsidP="0052287D">
            <w:pPr>
              <w:spacing w:line="240" w:lineRule="auto"/>
              <w:jc w:val="both"/>
              <w:rPr>
                <w:sz w:val="16"/>
                <w:szCs w:val="16"/>
              </w:rPr>
            </w:pPr>
            <w:r w:rsidRPr="00EA257A">
              <w:rPr>
                <w:sz w:val="16"/>
                <w:szCs w:val="16"/>
              </w:rPr>
              <w:t>5.47</w:t>
            </w:r>
          </w:p>
        </w:tc>
        <w:tc>
          <w:tcPr>
            <w:tcW w:w="1073" w:type="dxa"/>
          </w:tcPr>
          <w:p w14:paraId="14D06E88" w14:textId="2ADB910A" w:rsidR="00EA257A" w:rsidRPr="00EA257A" w:rsidRDefault="00EA257A" w:rsidP="0052287D">
            <w:pPr>
              <w:spacing w:line="240" w:lineRule="auto"/>
              <w:jc w:val="both"/>
              <w:rPr>
                <w:sz w:val="16"/>
                <w:szCs w:val="16"/>
              </w:rPr>
            </w:pPr>
            <w:r w:rsidRPr="00EA257A">
              <w:rPr>
                <w:sz w:val="16"/>
                <w:szCs w:val="16"/>
              </w:rPr>
              <w:t>8.25</w:t>
            </w:r>
          </w:p>
        </w:tc>
      </w:tr>
      <w:tr w:rsidR="00EA257A" w:rsidRPr="00EA257A" w14:paraId="292822D5" w14:textId="77777777" w:rsidTr="00EA257A">
        <w:tc>
          <w:tcPr>
            <w:tcW w:w="1980" w:type="dxa"/>
          </w:tcPr>
          <w:p w14:paraId="2D85498E" w14:textId="445801FA" w:rsidR="00EA257A" w:rsidRPr="00EA257A" w:rsidRDefault="00EA257A" w:rsidP="0052287D">
            <w:pPr>
              <w:spacing w:line="240" w:lineRule="auto"/>
              <w:jc w:val="both"/>
              <w:rPr>
                <w:sz w:val="16"/>
                <w:szCs w:val="16"/>
              </w:rPr>
            </w:pPr>
            <w:r w:rsidRPr="00EA257A">
              <w:rPr>
                <w:sz w:val="16"/>
                <w:szCs w:val="16"/>
              </w:rPr>
              <w:t>C15 H16 Cl N2 O15 P</w:t>
            </w:r>
          </w:p>
        </w:tc>
        <w:tc>
          <w:tcPr>
            <w:tcW w:w="3091" w:type="dxa"/>
          </w:tcPr>
          <w:p w14:paraId="6D639650" w14:textId="77777777" w:rsidR="00EA257A" w:rsidRPr="00EA257A" w:rsidRDefault="00EA257A" w:rsidP="0052287D">
            <w:pPr>
              <w:spacing w:line="240" w:lineRule="auto"/>
              <w:jc w:val="both"/>
              <w:rPr>
                <w:sz w:val="16"/>
                <w:szCs w:val="16"/>
              </w:rPr>
            </w:pPr>
          </w:p>
        </w:tc>
        <w:tc>
          <w:tcPr>
            <w:tcW w:w="578" w:type="dxa"/>
          </w:tcPr>
          <w:p w14:paraId="208A7114" w14:textId="22942462" w:rsidR="00EA257A" w:rsidRPr="00EA257A" w:rsidRDefault="00983A0D" w:rsidP="0052287D">
            <w:pPr>
              <w:spacing w:line="240" w:lineRule="auto"/>
              <w:jc w:val="both"/>
              <w:rPr>
                <w:sz w:val="16"/>
                <w:szCs w:val="16"/>
              </w:rPr>
            </w:pPr>
            <w:ins w:id="50" w:author="Kenneth MacLeod (Staff)" w:date="2025-12-03T12:45:00Z" w16du:dateUtc="2025-12-03T12:45:00Z">
              <w:r>
                <w:rPr>
                  <w:sz w:val="16"/>
                  <w:szCs w:val="16"/>
                </w:rPr>
                <w:t>D</w:t>
              </w:r>
            </w:ins>
          </w:p>
        </w:tc>
        <w:tc>
          <w:tcPr>
            <w:tcW w:w="860" w:type="dxa"/>
          </w:tcPr>
          <w:p w14:paraId="7A20C309" w14:textId="7F50A963" w:rsidR="00EA257A" w:rsidRPr="00EA257A" w:rsidRDefault="00EA257A" w:rsidP="0052287D">
            <w:pPr>
              <w:spacing w:line="240" w:lineRule="auto"/>
              <w:jc w:val="both"/>
              <w:rPr>
                <w:sz w:val="16"/>
                <w:szCs w:val="16"/>
              </w:rPr>
            </w:pPr>
            <w:r w:rsidRPr="00EA257A">
              <w:rPr>
                <w:sz w:val="16"/>
                <w:szCs w:val="16"/>
              </w:rPr>
              <w:t>529.9970</w:t>
            </w:r>
          </w:p>
        </w:tc>
        <w:tc>
          <w:tcPr>
            <w:tcW w:w="860" w:type="dxa"/>
          </w:tcPr>
          <w:p w14:paraId="55E72801" w14:textId="547F2570" w:rsidR="00EA257A" w:rsidRPr="00EA257A" w:rsidRDefault="00EA257A" w:rsidP="0052287D">
            <w:pPr>
              <w:spacing w:line="240" w:lineRule="auto"/>
              <w:jc w:val="both"/>
              <w:rPr>
                <w:sz w:val="16"/>
                <w:szCs w:val="16"/>
              </w:rPr>
            </w:pPr>
            <w:r w:rsidRPr="00EA257A">
              <w:rPr>
                <w:sz w:val="16"/>
                <w:szCs w:val="16"/>
              </w:rPr>
              <w:t>531.0043</w:t>
            </w:r>
          </w:p>
        </w:tc>
        <w:tc>
          <w:tcPr>
            <w:tcW w:w="574" w:type="dxa"/>
          </w:tcPr>
          <w:p w14:paraId="1FF69265" w14:textId="2CCC17E0" w:rsidR="00EA257A" w:rsidRPr="00EA257A" w:rsidRDefault="00EA257A" w:rsidP="0052287D">
            <w:pPr>
              <w:spacing w:line="240" w:lineRule="auto"/>
              <w:jc w:val="both"/>
              <w:rPr>
                <w:sz w:val="16"/>
                <w:szCs w:val="16"/>
              </w:rPr>
            </w:pPr>
            <w:r w:rsidRPr="00EA257A">
              <w:rPr>
                <w:sz w:val="16"/>
                <w:szCs w:val="16"/>
              </w:rPr>
              <w:t>5.47</w:t>
            </w:r>
          </w:p>
        </w:tc>
        <w:tc>
          <w:tcPr>
            <w:tcW w:w="1073" w:type="dxa"/>
          </w:tcPr>
          <w:p w14:paraId="515AF2F9" w14:textId="2CBCAC37" w:rsidR="00EA257A" w:rsidRPr="00EA257A" w:rsidRDefault="00EA257A" w:rsidP="0052287D">
            <w:pPr>
              <w:spacing w:line="240" w:lineRule="auto"/>
              <w:jc w:val="both"/>
              <w:rPr>
                <w:sz w:val="16"/>
                <w:szCs w:val="16"/>
              </w:rPr>
            </w:pPr>
            <w:r w:rsidRPr="00EA257A">
              <w:rPr>
                <w:sz w:val="16"/>
                <w:szCs w:val="16"/>
              </w:rPr>
              <w:t>8.08</w:t>
            </w:r>
          </w:p>
        </w:tc>
      </w:tr>
      <w:tr w:rsidR="00EA257A" w:rsidRPr="00EA257A" w14:paraId="67737BBC" w14:textId="77777777" w:rsidTr="00EA257A">
        <w:tc>
          <w:tcPr>
            <w:tcW w:w="1980" w:type="dxa"/>
          </w:tcPr>
          <w:p w14:paraId="03CD2032" w14:textId="5D278A87" w:rsidR="00EA257A" w:rsidRPr="00EA257A" w:rsidRDefault="00EA257A" w:rsidP="0052287D">
            <w:pPr>
              <w:spacing w:line="240" w:lineRule="auto"/>
              <w:jc w:val="both"/>
              <w:rPr>
                <w:sz w:val="16"/>
                <w:szCs w:val="16"/>
              </w:rPr>
            </w:pPr>
            <w:r w:rsidRPr="00EA257A">
              <w:rPr>
                <w:sz w:val="16"/>
                <w:szCs w:val="16"/>
              </w:rPr>
              <w:t>C12 H23 N O4</w:t>
            </w:r>
          </w:p>
        </w:tc>
        <w:tc>
          <w:tcPr>
            <w:tcW w:w="3091" w:type="dxa"/>
          </w:tcPr>
          <w:p w14:paraId="6F58D755" w14:textId="50FA40FF" w:rsidR="00EA257A" w:rsidRPr="00EA257A" w:rsidRDefault="00EA257A" w:rsidP="0052287D">
            <w:pPr>
              <w:spacing w:line="240" w:lineRule="auto"/>
              <w:jc w:val="both"/>
              <w:rPr>
                <w:sz w:val="16"/>
                <w:szCs w:val="16"/>
              </w:rPr>
            </w:pPr>
            <w:proofErr w:type="spellStart"/>
            <w:r w:rsidRPr="00EA257A">
              <w:rPr>
                <w:sz w:val="16"/>
                <w:szCs w:val="16"/>
              </w:rPr>
              <w:t>Isovalerylcarnitine</w:t>
            </w:r>
            <w:proofErr w:type="spellEnd"/>
          </w:p>
        </w:tc>
        <w:tc>
          <w:tcPr>
            <w:tcW w:w="578" w:type="dxa"/>
          </w:tcPr>
          <w:p w14:paraId="3E49C86C" w14:textId="2B9C5C51" w:rsidR="00EA257A" w:rsidRPr="00EA257A" w:rsidRDefault="00EA257A" w:rsidP="0052287D">
            <w:pPr>
              <w:spacing w:line="240" w:lineRule="auto"/>
              <w:jc w:val="both"/>
              <w:rPr>
                <w:sz w:val="16"/>
                <w:szCs w:val="16"/>
              </w:rPr>
            </w:pPr>
            <w:r w:rsidRPr="00EA257A">
              <w:rPr>
                <w:sz w:val="16"/>
                <w:szCs w:val="16"/>
              </w:rPr>
              <w:t>C</w:t>
            </w:r>
          </w:p>
        </w:tc>
        <w:tc>
          <w:tcPr>
            <w:tcW w:w="860" w:type="dxa"/>
          </w:tcPr>
          <w:p w14:paraId="2F9AAA7B" w14:textId="288E558F" w:rsidR="00EA257A" w:rsidRPr="00EA257A" w:rsidRDefault="00EA257A" w:rsidP="0052287D">
            <w:pPr>
              <w:spacing w:line="240" w:lineRule="auto"/>
              <w:jc w:val="both"/>
              <w:rPr>
                <w:sz w:val="16"/>
                <w:szCs w:val="16"/>
              </w:rPr>
            </w:pPr>
            <w:r w:rsidRPr="00EA257A">
              <w:rPr>
                <w:sz w:val="16"/>
                <w:szCs w:val="16"/>
              </w:rPr>
              <w:t>245.1627</w:t>
            </w:r>
          </w:p>
        </w:tc>
        <w:tc>
          <w:tcPr>
            <w:tcW w:w="860" w:type="dxa"/>
          </w:tcPr>
          <w:p w14:paraId="5B8B02F4" w14:textId="77752962" w:rsidR="00EA257A" w:rsidRPr="00EA257A" w:rsidRDefault="00EA257A" w:rsidP="0052287D">
            <w:pPr>
              <w:spacing w:line="240" w:lineRule="auto"/>
              <w:jc w:val="both"/>
              <w:rPr>
                <w:sz w:val="16"/>
                <w:szCs w:val="16"/>
              </w:rPr>
            </w:pPr>
            <w:r w:rsidRPr="00EA257A">
              <w:rPr>
                <w:sz w:val="16"/>
                <w:szCs w:val="16"/>
              </w:rPr>
              <w:t>246.1700</w:t>
            </w:r>
          </w:p>
        </w:tc>
        <w:tc>
          <w:tcPr>
            <w:tcW w:w="574" w:type="dxa"/>
          </w:tcPr>
          <w:p w14:paraId="7EFD3569" w14:textId="64C19E05" w:rsidR="00EA257A" w:rsidRPr="00EA257A" w:rsidRDefault="00EA257A" w:rsidP="0052287D">
            <w:pPr>
              <w:spacing w:line="240" w:lineRule="auto"/>
              <w:jc w:val="both"/>
              <w:rPr>
                <w:sz w:val="16"/>
                <w:szCs w:val="16"/>
              </w:rPr>
            </w:pPr>
            <w:r w:rsidRPr="00EA257A">
              <w:rPr>
                <w:sz w:val="16"/>
                <w:szCs w:val="16"/>
              </w:rPr>
              <w:t>3.65</w:t>
            </w:r>
          </w:p>
        </w:tc>
        <w:tc>
          <w:tcPr>
            <w:tcW w:w="1073" w:type="dxa"/>
          </w:tcPr>
          <w:p w14:paraId="52F6F721" w14:textId="72D804BF" w:rsidR="00EA257A" w:rsidRPr="00EA257A" w:rsidRDefault="00EA257A" w:rsidP="0052287D">
            <w:pPr>
              <w:spacing w:line="240" w:lineRule="auto"/>
              <w:jc w:val="both"/>
              <w:rPr>
                <w:sz w:val="16"/>
                <w:szCs w:val="16"/>
              </w:rPr>
            </w:pPr>
            <w:r w:rsidRPr="00EA257A">
              <w:rPr>
                <w:sz w:val="16"/>
                <w:szCs w:val="16"/>
              </w:rPr>
              <w:t>7.36</w:t>
            </w:r>
          </w:p>
        </w:tc>
      </w:tr>
      <w:tr w:rsidR="00EA257A" w:rsidRPr="00EA257A" w14:paraId="6D7495AC" w14:textId="77777777" w:rsidTr="00EA257A">
        <w:tc>
          <w:tcPr>
            <w:tcW w:w="1980" w:type="dxa"/>
          </w:tcPr>
          <w:p w14:paraId="545ED7D4" w14:textId="643B18E8" w:rsidR="00EA257A" w:rsidRPr="00EA257A" w:rsidRDefault="00EA257A" w:rsidP="0052287D">
            <w:pPr>
              <w:spacing w:line="240" w:lineRule="auto"/>
              <w:jc w:val="both"/>
              <w:rPr>
                <w:sz w:val="16"/>
                <w:szCs w:val="16"/>
              </w:rPr>
            </w:pPr>
            <w:r w:rsidRPr="00EA257A">
              <w:rPr>
                <w:sz w:val="16"/>
                <w:szCs w:val="16"/>
              </w:rPr>
              <w:t>C5 H2 N4 O</w:t>
            </w:r>
          </w:p>
        </w:tc>
        <w:tc>
          <w:tcPr>
            <w:tcW w:w="3091" w:type="dxa"/>
          </w:tcPr>
          <w:p w14:paraId="558AB582" w14:textId="4A37707F" w:rsidR="00EA257A" w:rsidRPr="00EA257A" w:rsidRDefault="00EA257A" w:rsidP="0052287D">
            <w:pPr>
              <w:spacing w:line="240" w:lineRule="auto"/>
              <w:jc w:val="both"/>
              <w:rPr>
                <w:sz w:val="16"/>
                <w:szCs w:val="16"/>
              </w:rPr>
            </w:pPr>
            <w:r w:rsidRPr="00EA257A">
              <w:rPr>
                <w:sz w:val="16"/>
                <w:szCs w:val="16"/>
              </w:rPr>
              <w:t>6-oxopurine</w:t>
            </w:r>
          </w:p>
        </w:tc>
        <w:tc>
          <w:tcPr>
            <w:tcW w:w="578" w:type="dxa"/>
          </w:tcPr>
          <w:p w14:paraId="45621FBB" w14:textId="4BE38769" w:rsidR="00EA257A" w:rsidRPr="00EA257A" w:rsidRDefault="00EA257A" w:rsidP="0052287D">
            <w:pPr>
              <w:spacing w:line="240" w:lineRule="auto"/>
              <w:jc w:val="both"/>
              <w:rPr>
                <w:sz w:val="16"/>
                <w:szCs w:val="16"/>
              </w:rPr>
            </w:pPr>
            <w:r w:rsidRPr="00EA257A">
              <w:rPr>
                <w:sz w:val="16"/>
                <w:szCs w:val="16"/>
              </w:rPr>
              <w:t>A</w:t>
            </w:r>
          </w:p>
        </w:tc>
        <w:tc>
          <w:tcPr>
            <w:tcW w:w="860" w:type="dxa"/>
          </w:tcPr>
          <w:p w14:paraId="60682B2A" w14:textId="72CEA7B9" w:rsidR="00EA257A" w:rsidRPr="00EA257A" w:rsidRDefault="00EA257A" w:rsidP="0052287D">
            <w:pPr>
              <w:spacing w:line="240" w:lineRule="auto"/>
              <w:jc w:val="both"/>
              <w:rPr>
                <w:sz w:val="16"/>
                <w:szCs w:val="16"/>
              </w:rPr>
            </w:pPr>
            <w:r w:rsidRPr="00EA257A">
              <w:rPr>
                <w:sz w:val="16"/>
                <w:szCs w:val="16"/>
              </w:rPr>
              <w:t>136.0385</w:t>
            </w:r>
          </w:p>
        </w:tc>
        <w:tc>
          <w:tcPr>
            <w:tcW w:w="860" w:type="dxa"/>
          </w:tcPr>
          <w:p w14:paraId="174CC91F" w14:textId="7D056993" w:rsidR="00EA257A" w:rsidRPr="00EA257A" w:rsidRDefault="00EA257A" w:rsidP="0052287D">
            <w:pPr>
              <w:spacing w:line="240" w:lineRule="auto"/>
              <w:jc w:val="both"/>
              <w:rPr>
                <w:sz w:val="16"/>
                <w:szCs w:val="16"/>
              </w:rPr>
            </w:pPr>
            <w:r w:rsidRPr="00EA257A">
              <w:rPr>
                <w:sz w:val="16"/>
                <w:szCs w:val="16"/>
              </w:rPr>
              <w:t>137.0458</w:t>
            </w:r>
          </w:p>
        </w:tc>
        <w:tc>
          <w:tcPr>
            <w:tcW w:w="574" w:type="dxa"/>
          </w:tcPr>
          <w:p w14:paraId="77CC5C16" w14:textId="53B038E4" w:rsidR="00EA257A" w:rsidRPr="00EA257A" w:rsidRDefault="00EA257A" w:rsidP="0052287D">
            <w:pPr>
              <w:spacing w:line="240" w:lineRule="auto"/>
              <w:jc w:val="both"/>
              <w:rPr>
                <w:sz w:val="16"/>
                <w:szCs w:val="16"/>
              </w:rPr>
            </w:pPr>
            <w:r w:rsidRPr="00EA257A">
              <w:rPr>
                <w:sz w:val="16"/>
                <w:szCs w:val="16"/>
              </w:rPr>
              <w:t>2.97</w:t>
            </w:r>
          </w:p>
        </w:tc>
        <w:tc>
          <w:tcPr>
            <w:tcW w:w="1073" w:type="dxa"/>
          </w:tcPr>
          <w:p w14:paraId="75F5B02D" w14:textId="2A8372D9" w:rsidR="00EA257A" w:rsidRPr="00EA257A" w:rsidRDefault="00EA257A" w:rsidP="0052287D">
            <w:pPr>
              <w:spacing w:line="240" w:lineRule="auto"/>
              <w:jc w:val="both"/>
              <w:rPr>
                <w:sz w:val="16"/>
                <w:szCs w:val="16"/>
              </w:rPr>
            </w:pPr>
            <w:r w:rsidRPr="00EA257A">
              <w:rPr>
                <w:sz w:val="16"/>
                <w:szCs w:val="16"/>
              </w:rPr>
              <w:t>6.68</w:t>
            </w:r>
          </w:p>
        </w:tc>
      </w:tr>
      <w:tr w:rsidR="00EA257A" w:rsidRPr="00EA257A" w14:paraId="2765CB2C" w14:textId="77777777" w:rsidTr="00EA257A">
        <w:tc>
          <w:tcPr>
            <w:tcW w:w="1980" w:type="dxa"/>
          </w:tcPr>
          <w:p w14:paraId="2C9ED3E8" w14:textId="0FD9B784" w:rsidR="00EA257A" w:rsidRPr="00EA257A" w:rsidRDefault="00EA257A" w:rsidP="0052287D">
            <w:pPr>
              <w:spacing w:line="240" w:lineRule="auto"/>
              <w:jc w:val="both"/>
              <w:rPr>
                <w:sz w:val="16"/>
                <w:szCs w:val="16"/>
              </w:rPr>
            </w:pPr>
            <w:r w:rsidRPr="00EA257A">
              <w:rPr>
                <w:sz w:val="16"/>
                <w:szCs w:val="16"/>
              </w:rPr>
              <w:t>C3 H N7 O6 P2</w:t>
            </w:r>
          </w:p>
        </w:tc>
        <w:tc>
          <w:tcPr>
            <w:tcW w:w="3091" w:type="dxa"/>
          </w:tcPr>
          <w:p w14:paraId="64343ED3" w14:textId="77777777" w:rsidR="00EA257A" w:rsidRPr="00EA257A" w:rsidRDefault="00EA257A" w:rsidP="0052287D">
            <w:pPr>
              <w:spacing w:line="240" w:lineRule="auto"/>
              <w:jc w:val="both"/>
              <w:rPr>
                <w:sz w:val="16"/>
                <w:szCs w:val="16"/>
              </w:rPr>
            </w:pPr>
          </w:p>
        </w:tc>
        <w:tc>
          <w:tcPr>
            <w:tcW w:w="578" w:type="dxa"/>
          </w:tcPr>
          <w:p w14:paraId="435B12CC" w14:textId="619EA88C" w:rsidR="00EA257A" w:rsidRPr="00EA257A" w:rsidRDefault="00983A0D" w:rsidP="0052287D">
            <w:pPr>
              <w:spacing w:line="240" w:lineRule="auto"/>
              <w:jc w:val="both"/>
              <w:rPr>
                <w:sz w:val="16"/>
                <w:szCs w:val="16"/>
              </w:rPr>
            </w:pPr>
            <w:ins w:id="51" w:author="Kenneth MacLeod (Staff)" w:date="2025-12-03T12:45:00Z" w16du:dateUtc="2025-12-03T12:45:00Z">
              <w:r>
                <w:rPr>
                  <w:sz w:val="16"/>
                  <w:szCs w:val="16"/>
                </w:rPr>
                <w:t>D</w:t>
              </w:r>
            </w:ins>
          </w:p>
        </w:tc>
        <w:tc>
          <w:tcPr>
            <w:tcW w:w="860" w:type="dxa"/>
          </w:tcPr>
          <w:p w14:paraId="17ECF667" w14:textId="2E61FDC6" w:rsidR="00EA257A" w:rsidRPr="00EA257A" w:rsidRDefault="00EA257A" w:rsidP="0052287D">
            <w:pPr>
              <w:spacing w:line="240" w:lineRule="auto"/>
              <w:jc w:val="both"/>
              <w:rPr>
                <w:sz w:val="16"/>
                <w:szCs w:val="16"/>
              </w:rPr>
            </w:pPr>
            <w:r w:rsidRPr="00EA257A">
              <w:rPr>
                <w:sz w:val="16"/>
                <w:szCs w:val="16"/>
              </w:rPr>
              <w:t>292.9472</w:t>
            </w:r>
          </w:p>
        </w:tc>
        <w:tc>
          <w:tcPr>
            <w:tcW w:w="860" w:type="dxa"/>
          </w:tcPr>
          <w:p w14:paraId="78B57C2C" w14:textId="00515EF7" w:rsidR="00EA257A" w:rsidRPr="00EA257A" w:rsidRDefault="00EA257A" w:rsidP="0052287D">
            <w:pPr>
              <w:spacing w:line="240" w:lineRule="auto"/>
              <w:jc w:val="both"/>
              <w:rPr>
                <w:sz w:val="16"/>
                <w:szCs w:val="16"/>
              </w:rPr>
            </w:pPr>
            <w:r w:rsidRPr="00EA257A">
              <w:rPr>
                <w:sz w:val="16"/>
                <w:szCs w:val="16"/>
              </w:rPr>
              <w:t>293.9545</w:t>
            </w:r>
          </w:p>
        </w:tc>
        <w:tc>
          <w:tcPr>
            <w:tcW w:w="574" w:type="dxa"/>
          </w:tcPr>
          <w:p w14:paraId="65698B02" w14:textId="4CB4C887" w:rsidR="00EA257A" w:rsidRPr="00EA257A" w:rsidRDefault="00EA257A" w:rsidP="0052287D">
            <w:pPr>
              <w:spacing w:line="240" w:lineRule="auto"/>
              <w:jc w:val="both"/>
              <w:rPr>
                <w:sz w:val="16"/>
                <w:szCs w:val="16"/>
              </w:rPr>
            </w:pPr>
            <w:r w:rsidRPr="00EA257A">
              <w:rPr>
                <w:sz w:val="16"/>
                <w:szCs w:val="16"/>
              </w:rPr>
              <w:t>5.55</w:t>
            </w:r>
          </w:p>
        </w:tc>
        <w:tc>
          <w:tcPr>
            <w:tcW w:w="1073" w:type="dxa"/>
          </w:tcPr>
          <w:p w14:paraId="1D06C2A4" w14:textId="4E7DAF9F" w:rsidR="00EA257A" w:rsidRPr="00EA257A" w:rsidRDefault="00EA257A" w:rsidP="0052287D">
            <w:pPr>
              <w:spacing w:line="240" w:lineRule="auto"/>
              <w:jc w:val="both"/>
              <w:rPr>
                <w:sz w:val="16"/>
                <w:szCs w:val="16"/>
              </w:rPr>
            </w:pPr>
            <w:r w:rsidRPr="00EA257A">
              <w:rPr>
                <w:sz w:val="16"/>
                <w:szCs w:val="16"/>
              </w:rPr>
              <w:t>5.85</w:t>
            </w:r>
          </w:p>
        </w:tc>
      </w:tr>
      <w:tr w:rsidR="00EA257A" w:rsidRPr="00EA257A" w14:paraId="38C82CF0" w14:textId="77777777" w:rsidTr="00EA257A">
        <w:tc>
          <w:tcPr>
            <w:tcW w:w="1980" w:type="dxa"/>
          </w:tcPr>
          <w:p w14:paraId="0730164D" w14:textId="46C7410D" w:rsidR="00EA257A" w:rsidRPr="00EA257A" w:rsidRDefault="00EA257A" w:rsidP="0052287D">
            <w:pPr>
              <w:spacing w:line="240" w:lineRule="auto"/>
              <w:jc w:val="both"/>
              <w:rPr>
                <w:sz w:val="16"/>
                <w:szCs w:val="16"/>
              </w:rPr>
            </w:pPr>
            <w:r w:rsidRPr="00EA257A">
              <w:rPr>
                <w:sz w:val="16"/>
                <w:szCs w:val="16"/>
              </w:rPr>
              <w:t>C10 H22 Cl2 O17 P2</w:t>
            </w:r>
          </w:p>
        </w:tc>
        <w:tc>
          <w:tcPr>
            <w:tcW w:w="3091" w:type="dxa"/>
          </w:tcPr>
          <w:p w14:paraId="5AD44E1B" w14:textId="77777777" w:rsidR="00EA257A" w:rsidRPr="00EA257A" w:rsidRDefault="00EA257A" w:rsidP="0052287D">
            <w:pPr>
              <w:spacing w:line="240" w:lineRule="auto"/>
              <w:jc w:val="both"/>
              <w:rPr>
                <w:sz w:val="16"/>
                <w:szCs w:val="16"/>
              </w:rPr>
            </w:pPr>
          </w:p>
        </w:tc>
        <w:tc>
          <w:tcPr>
            <w:tcW w:w="578" w:type="dxa"/>
          </w:tcPr>
          <w:p w14:paraId="1DC53C40" w14:textId="5BAE6987" w:rsidR="00EA257A" w:rsidRPr="00EA257A" w:rsidRDefault="00983A0D" w:rsidP="0052287D">
            <w:pPr>
              <w:spacing w:line="240" w:lineRule="auto"/>
              <w:jc w:val="both"/>
              <w:rPr>
                <w:sz w:val="16"/>
                <w:szCs w:val="16"/>
              </w:rPr>
            </w:pPr>
            <w:ins w:id="52" w:author="Kenneth MacLeod (Staff)" w:date="2025-12-03T12:45:00Z" w16du:dateUtc="2025-12-03T12:45:00Z">
              <w:r>
                <w:rPr>
                  <w:sz w:val="16"/>
                  <w:szCs w:val="16"/>
                </w:rPr>
                <w:t>D</w:t>
              </w:r>
            </w:ins>
          </w:p>
        </w:tc>
        <w:tc>
          <w:tcPr>
            <w:tcW w:w="860" w:type="dxa"/>
          </w:tcPr>
          <w:p w14:paraId="32A51FF1" w14:textId="651764D7" w:rsidR="00EA257A" w:rsidRPr="00EA257A" w:rsidRDefault="00EA257A" w:rsidP="0052287D">
            <w:pPr>
              <w:spacing w:line="240" w:lineRule="auto"/>
              <w:jc w:val="both"/>
              <w:rPr>
                <w:sz w:val="16"/>
                <w:szCs w:val="16"/>
              </w:rPr>
            </w:pPr>
            <w:r w:rsidRPr="00EA257A">
              <w:rPr>
                <w:sz w:val="16"/>
                <w:szCs w:val="16"/>
              </w:rPr>
              <w:t>545.9715</w:t>
            </w:r>
          </w:p>
        </w:tc>
        <w:tc>
          <w:tcPr>
            <w:tcW w:w="860" w:type="dxa"/>
          </w:tcPr>
          <w:p w14:paraId="03C73F57" w14:textId="4D847322" w:rsidR="00EA257A" w:rsidRPr="00EA257A" w:rsidRDefault="00EA257A" w:rsidP="0052287D">
            <w:pPr>
              <w:spacing w:line="240" w:lineRule="auto"/>
              <w:jc w:val="both"/>
              <w:rPr>
                <w:sz w:val="16"/>
                <w:szCs w:val="16"/>
              </w:rPr>
            </w:pPr>
            <w:r w:rsidRPr="00EA257A">
              <w:rPr>
                <w:sz w:val="16"/>
                <w:szCs w:val="16"/>
              </w:rPr>
              <w:t>546.9788</w:t>
            </w:r>
          </w:p>
        </w:tc>
        <w:tc>
          <w:tcPr>
            <w:tcW w:w="574" w:type="dxa"/>
          </w:tcPr>
          <w:p w14:paraId="0DD59778" w14:textId="6D41AFD2" w:rsidR="00EA257A" w:rsidRPr="00EA257A" w:rsidRDefault="00EA257A" w:rsidP="0052287D">
            <w:pPr>
              <w:spacing w:line="240" w:lineRule="auto"/>
              <w:jc w:val="both"/>
              <w:rPr>
                <w:sz w:val="16"/>
                <w:szCs w:val="16"/>
              </w:rPr>
            </w:pPr>
            <w:r w:rsidRPr="00EA257A">
              <w:rPr>
                <w:sz w:val="16"/>
                <w:szCs w:val="16"/>
              </w:rPr>
              <w:t>5.47</w:t>
            </w:r>
          </w:p>
        </w:tc>
        <w:tc>
          <w:tcPr>
            <w:tcW w:w="1073" w:type="dxa"/>
          </w:tcPr>
          <w:p w14:paraId="5620862C" w14:textId="0C030EA4" w:rsidR="00EA257A" w:rsidRPr="00EA257A" w:rsidRDefault="00EA257A" w:rsidP="0052287D">
            <w:pPr>
              <w:spacing w:line="240" w:lineRule="auto"/>
              <w:jc w:val="both"/>
              <w:rPr>
                <w:sz w:val="16"/>
                <w:szCs w:val="16"/>
              </w:rPr>
            </w:pPr>
            <w:r w:rsidRPr="00EA257A">
              <w:rPr>
                <w:sz w:val="16"/>
                <w:szCs w:val="16"/>
              </w:rPr>
              <w:t>5.42</w:t>
            </w:r>
          </w:p>
        </w:tc>
      </w:tr>
      <w:tr w:rsidR="00EA257A" w:rsidRPr="00EA257A" w14:paraId="439CE6BE" w14:textId="77777777" w:rsidTr="00EA257A">
        <w:tc>
          <w:tcPr>
            <w:tcW w:w="1980" w:type="dxa"/>
          </w:tcPr>
          <w:p w14:paraId="7270BCB0" w14:textId="6C556D16" w:rsidR="00EA257A" w:rsidRPr="00EA257A" w:rsidRDefault="00EA257A" w:rsidP="0052287D">
            <w:pPr>
              <w:spacing w:line="240" w:lineRule="auto"/>
              <w:jc w:val="both"/>
              <w:rPr>
                <w:sz w:val="16"/>
                <w:szCs w:val="16"/>
              </w:rPr>
            </w:pPr>
            <w:r w:rsidRPr="00EA257A">
              <w:rPr>
                <w:sz w:val="16"/>
                <w:szCs w:val="16"/>
              </w:rPr>
              <w:t>C4 H9 N O3</w:t>
            </w:r>
          </w:p>
        </w:tc>
        <w:tc>
          <w:tcPr>
            <w:tcW w:w="3091" w:type="dxa"/>
          </w:tcPr>
          <w:p w14:paraId="6A03B368" w14:textId="2446D816" w:rsidR="00EA257A" w:rsidRPr="00EA257A" w:rsidRDefault="00EA257A" w:rsidP="0052287D">
            <w:pPr>
              <w:spacing w:line="240" w:lineRule="auto"/>
              <w:jc w:val="both"/>
              <w:rPr>
                <w:sz w:val="16"/>
                <w:szCs w:val="16"/>
              </w:rPr>
            </w:pPr>
            <w:r w:rsidRPr="00EA257A">
              <w:rPr>
                <w:sz w:val="16"/>
                <w:szCs w:val="16"/>
              </w:rPr>
              <w:t>Homoserine</w:t>
            </w:r>
          </w:p>
        </w:tc>
        <w:tc>
          <w:tcPr>
            <w:tcW w:w="578" w:type="dxa"/>
          </w:tcPr>
          <w:p w14:paraId="2B068635" w14:textId="4CDC7778" w:rsidR="00EA257A" w:rsidRPr="00EA257A" w:rsidRDefault="00EA257A" w:rsidP="0052287D">
            <w:pPr>
              <w:spacing w:line="240" w:lineRule="auto"/>
              <w:jc w:val="both"/>
              <w:rPr>
                <w:sz w:val="16"/>
                <w:szCs w:val="16"/>
              </w:rPr>
            </w:pPr>
            <w:r w:rsidRPr="00EA257A">
              <w:rPr>
                <w:sz w:val="16"/>
                <w:szCs w:val="16"/>
              </w:rPr>
              <w:t>A</w:t>
            </w:r>
          </w:p>
        </w:tc>
        <w:tc>
          <w:tcPr>
            <w:tcW w:w="860" w:type="dxa"/>
          </w:tcPr>
          <w:p w14:paraId="34576889" w14:textId="40E00844" w:rsidR="00EA257A" w:rsidRPr="00EA257A" w:rsidRDefault="00EA257A" w:rsidP="0052287D">
            <w:pPr>
              <w:spacing w:line="240" w:lineRule="auto"/>
              <w:jc w:val="both"/>
              <w:rPr>
                <w:sz w:val="16"/>
                <w:szCs w:val="16"/>
              </w:rPr>
            </w:pPr>
            <w:r w:rsidRPr="00EA257A">
              <w:rPr>
                <w:sz w:val="16"/>
                <w:szCs w:val="16"/>
              </w:rPr>
              <w:t>119.0581</w:t>
            </w:r>
          </w:p>
        </w:tc>
        <w:tc>
          <w:tcPr>
            <w:tcW w:w="860" w:type="dxa"/>
          </w:tcPr>
          <w:p w14:paraId="18521BF9" w14:textId="6DA9F217" w:rsidR="00EA257A" w:rsidRPr="00EA257A" w:rsidRDefault="00EA257A" w:rsidP="0052287D">
            <w:pPr>
              <w:spacing w:line="240" w:lineRule="auto"/>
              <w:jc w:val="both"/>
              <w:rPr>
                <w:sz w:val="16"/>
                <w:szCs w:val="16"/>
              </w:rPr>
            </w:pPr>
            <w:r w:rsidRPr="00EA257A">
              <w:rPr>
                <w:sz w:val="16"/>
                <w:szCs w:val="16"/>
              </w:rPr>
              <w:t>120.0654</w:t>
            </w:r>
          </w:p>
        </w:tc>
        <w:tc>
          <w:tcPr>
            <w:tcW w:w="574" w:type="dxa"/>
          </w:tcPr>
          <w:p w14:paraId="2107EEE2" w14:textId="2BB950F2" w:rsidR="00EA257A" w:rsidRPr="00EA257A" w:rsidRDefault="00EA257A" w:rsidP="0052287D">
            <w:pPr>
              <w:spacing w:line="240" w:lineRule="auto"/>
              <w:jc w:val="both"/>
              <w:rPr>
                <w:sz w:val="16"/>
                <w:szCs w:val="16"/>
              </w:rPr>
            </w:pPr>
            <w:r w:rsidRPr="00EA257A">
              <w:rPr>
                <w:sz w:val="16"/>
                <w:szCs w:val="16"/>
              </w:rPr>
              <w:t>5.57</w:t>
            </w:r>
          </w:p>
        </w:tc>
        <w:tc>
          <w:tcPr>
            <w:tcW w:w="1073" w:type="dxa"/>
          </w:tcPr>
          <w:p w14:paraId="48641C42" w14:textId="7F631FAA" w:rsidR="00EA257A" w:rsidRPr="00EA257A" w:rsidRDefault="00EA257A" w:rsidP="0052287D">
            <w:pPr>
              <w:spacing w:line="240" w:lineRule="auto"/>
              <w:jc w:val="both"/>
              <w:rPr>
                <w:sz w:val="16"/>
                <w:szCs w:val="16"/>
              </w:rPr>
            </w:pPr>
            <w:r w:rsidRPr="00EA257A">
              <w:rPr>
                <w:sz w:val="16"/>
                <w:szCs w:val="16"/>
              </w:rPr>
              <w:t>4.88</w:t>
            </w:r>
          </w:p>
        </w:tc>
      </w:tr>
      <w:tr w:rsidR="00EA257A" w:rsidRPr="00EA257A" w14:paraId="0ACA5B29" w14:textId="77777777" w:rsidTr="00EA257A">
        <w:tc>
          <w:tcPr>
            <w:tcW w:w="1980" w:type="dxa"/>
          </w:tcPr>
          <w:p w14:paraId="754CEDE6" w14:textId="18C2AF1A" w:rsidR="00EA257A" w:rsidRPr="00EA257A" w:rsidRDefault="00EA257A" w:rsidP="0052287D">
            <w:pPr>
              <w:spacing w:line="240" w:lineRule="auto"/>
              <w:jc w:val="both"/>
              <w:rPr>
                <w:sz w:val="16"/>
                <w:szCs w:val="16"/>
              </w:rPr>
            </w:pPr>
            <w:r w:rsidRPr="00EA257A">
              <w:rPr>
                <w:sz w:val="16"/>
                <w:szCs w:val="16"/>
              </w:rPr>
              <w:t>C5 H7 O2 P S</w:t>
            </w:r>
          </w:p>
        </w:tc>
        <w:tc>
          <w:tcPr>
            <w:tcW w:w="3091" w:type="dxa"/>
          </w:tcPr>
          <w:p w14:paraId="234F7975" w14:textId="77777777" w:rsidR="00EA257A" w:rsidRPr="00EA257A" w:rsidRDefault="00EA257A" w:rsidP="0052287D">
            <w:pPr>
              <w:spacing w:line="240" w:lineRule="auto"/>
              <w:jc w:val="both"/>
              <w:rPr>
                <w:sz w:val="16"/>
                <w:szCs w:val="16"/>
              </w:rPr>
            </w:pPr>
          </w:p>
        </w:tc>
        <w:tc>
          <w:tcPr>
            <w:tcW w:w="578" w:type="dxa"/>
          </w:tcPr>
          <w:p w14:paraId="3AF33C5F" w14:textId="17CF253A" w:rsidR="00EA257A" w:rsidRPr="00EA257A" w:rsidRDefault="00983A0D" w:rsidP="0052287D">
            <w:pPr>
              <w:spacing w:line="240" w:lineRule="auto"/>
              <w:jc w:val="both"/>
              <w:rPr>
                <w:sz w:val="16"/>
                <w:szCs w:val="16"/>
              </w:rPr>
            </w:pPr>
            <w:ins w:id="53" w:author="Kenneth MacLeod (Staff)" w:date="2025-12-03T12:45:00Z" w16du:dateUtc="2025-12-03T12:45:00Z">
              <w:r>
                <w:rPr>
                  <w:sz w:val="16"/>
                  <w:szCs w:val="16"/>
                </w:rPr>
                <w:t>D</w:t>
              </w:r>
            </w:ins>
          </w:p>
        </w:tc>
        <w:tc>
          <w:tcPr>
            <w:tcW w:w="860" w:type="dxa"/>
          </w:tcPr>
          <w:p w14:paraId="205FCB33" w14:textId="7FC4331C" w:rsidR="00EA257A" w:rsidRPr="00EA257A" w:rsidRDefault="00EA257A" w:rsidP="0052287D">
            <w:pPr>
              <w:spacing w:line="240" w:lineRule="auto"/>
              <w:jc w:val="both"/>
              <w:rPr>
                <w:sz w:val="16"/>
                <w:szCs w:val="16"/>
              </w:rPr>
            </w:pPr>
            <w:r w:rsidRPr="00EA257A">
              <w:rPr>
                <w:sz w:val="16"/>
                <w:szCs w:val="16"/>
              </w:rPr>
              <w:t>161.9905</w:t>
            </w:r>
          </w:p>
        </w:tc>
        <w:tc>
          <w:tcPr>
            <w:tcW w:w="860" w:type="dxa"/>
          </w:tcPr>
          <w:p w14:paraId="16033055" w14:textId="24E9C1FE" w:rsidR="00EA257A" w:rsidRPr="00EA257A" w:rsidRDefault="00EA257A" w:rsidP="0052287D">
            <w:pPr>
              <w:spacing w:line="240" w:lineRule="auto"/>
              <w:jc w:val="both"/>
              <w:rPr>
                <w:sz w:val="16"/>
                <w:szCs w:val="16"/>
              </w:rPr>
            </w:pPr>
            <w:r w:rsidRPr="00EA257A">
              <w:rPr>
                <w:sz w:val="16"/>
                <w:szCs w:val="16"/>
              </w:rPr>
              <w:t>162.9978</w:t>
            </w:r>
          </w:p>
        </w:tc>
        <w:tc>
          <w:tcPr>
            <w:tcW w:w="574" w:type="dxa"/>
          </w:tcPr>
          <w:p w14:paraId="1361E753" w14:textId="36C3FAD3" w:rsidR="00EA257A" w:rsidRPr="00EA257A" w:rsidRDefault="00EA257A" w:rsidP="0052287D">
            <w:pPr>
              <w:spacing w:line="240" w:lineRule="auto"/>
              <w:jc w:val="both"/>
              <w:rPr>
                <w:sz w:val="16"/>
                <w:szCs w:val="16"/>
              </w:rPr>
            </w:pPr>
            <w:r w:rsidRPr="00EA257A">
              <w:rPr>
                <w:sz w:val="16"/>
                <w:szCs w:val="16"/>
              </w:rPr>
              <w:t>5.98</w:t>
            </w:r>
          </w:p>
        </w:tc>
        <w:tc>
          <w:tcPr>
            <w:tcW w:w="1073" w:type="dxa"/>
          </w:tcPr>
          <w:p w14:paraId="2DF428B4" w14:textId="177A4A6B" w:rsidR="00EA257A" w:rsidRPr="00EA257A" w:rsidRDefault="00EA257A" w:rsidP="0052287D">
            <w:pPr>
              <w:spacing w:line="240" w:lineRule="auto"/>
              <w:jc w:val="both"/>
              <w:rPr>
                <w:sz w:val="16"/>
                <w:szCs w:val="16"/>
              </w:rPr>
            </w:pPr>
            <w:r w:rsidRPr="00EA257A">
              <w:rPr>
                <w:sz w:val="16"/>
                <w:szCs w:val="16"/>
              </w:rPr>
              <w:t>4.67</w:t>
            </w:r>
          </w:p>
        </w:tc>
      </w:tr>
      <w:tr w:rsidR="00EA257A" w:rsidRPr="00EA257A" w14:paraId="3F0EDE1A" w14:textId="77777777" w:rsidTr="00EA257A">
        <w:tc>
          <w:tcPr>
            <w:tcW w:w="1980" w:type="dxa"/>
          </w:tcPr>
          <w:p w14:paraId="1017D83D" w14:textId="4985B593" w:rsidR="00EA257A" w:rsidRPr="00EA257A" w:rsidRDefault="00EA257A" w:rsidP="0052287D">
            <w:pPr>
              <w:spacing w:line="240" w:lineRule="auto"/>
              <w:jc w:val="both"/>
              <w:rPr>
                <w:sz w:val="16"/>
                <w:szCs w:val="16"/>
              </w:rPr>
            </w:pPr>
            <w:r w:rsidRPr="00EA257A">
              <w:rPr>
                <w:sz w:val="16"/>
                <w:szCs w:val="16"/>
              </w:rPr>
              <w:t>C10 H11 Cl N O13 P</w:t>
            </w:r>
          </w:p>
        </w:tc>
        <w:tc>
          <w:tcPr>
            <w:tcW w:w="3091" w:type="dxa"/>
          </w:tcPr>
          <w:p w14:paraId="7DCF534E" w14:textId="77777777" w:rsidR="00EA257A" w:rsidRPr="00EA257A" w:rsidRDefault="00EA257A" w:rsidP="0052287D">
            <w:pPr>
              <w:spacing w:line="240" w:lineRule="auto"/>
              <w:jc w:val="both"/>
              <w:rPr>
                <w:sz w:val="16"/>
                <w:szCs w:val="16"/>
              </w:rPr>
            </w:pPr>
          </w:p>
        </w:tc>
        <w:tc>
          <w:tcPr>
            <w:tcW w:w="578" w:type="dxa"/>
          </w:tcPr>
          <w:p w14:paraId="15BBCB8D" w14:textId="604BCDCF" w:rsidR="00EA257A" w:rsidRPr="00EA257A" w:rsidRDefault="00983A0D" w:rsidP="0052287D">
            <w:pPr>
              <w:spacing w:line="240" w:lineRule="auto"/>
              <w:jc w:val="both"/>
              <w:rPr>
                <w:sz w:val="16"/>
                <w:szCs w:val="16"/>
              </w:rPr>
            </w:pPr>
            <w:ins w:id="54" w:author="Kenneth MacLeod (Staff)" w:date="2025-12-03T12:45:00Z" w16du:dateUtc="2025-12-03T12:45:00Z">
              <w:r>
                <w:rPr>
                  <w:sz w:val="16"/>
                  <w:szCs w:val="16"/>
                </w:rPr>
                <w:t>D</w:t>
              </w:r>
            </w:ins>
          </w:p>
        </w:tc>
        <w:tc>
          <w:tcPr>
            <w:tcW w:w="860" w:type="dxa"/>
          </w:tcPr>
          <w:p w14:paraId="607CAF92" w14:textId="2993A5EA" w:rsidR="00EA257A" w:rsidRPr="00EA257A" w:rsidRDefault="00EA257A" w:rsidP="0052287D">
            <w:pPr>
              <w:spacing w:line="240" w:lineRule="auto"/>
              <w:jc w:val="both"/>
              <w:rPr>
                <w:sz w:val="16"/>
                <w:szCs w:val="16"/>
              </w:rPr>
            </w:pPr>
            <w:r w:rsidRPr="00EA257A">
              <w:rPr>
                <w:sz w:val="16"/>
                <w:szCs w:val="16"/>
              </w:rPr>
              <w:t>418.9670</w:t>
            </w:r>
          </w:p>
        </w:tc>
        <w:tc>
          <w:tcPr>
            <w:tcW w:w="860" w:type="dxa"/>
          </w:tcPr>
          <w:p w14:paraId="2A685B97" w14:textId="2050CFDC" w:rsidR="00EA257A" w:rsidRPr="00EA257A" w:rsidRDefault="00EA257A" w:rsidP="0052287D">
            <w:pPr>
              <w:spacing w:line="240" w:lineRule="auto"/>
              <w:jc w:val="both"/>
              <w:rPr>
                <w:sz w:val="16"/>
                <w:szCs w:val="16"/>
              </w:rPr>
            </w:pPr>
            <w:r w:rsidRPr="00EA257A">
              <w:rPr>
                <w:sz w:val="16"/>
                <w:szCs w:val="16"/>
              </w:rPr>
              <w:t>419.9742</w:t>
            </w:r>
          </w:p>
        </w:tc>
        <w:tc>
          <w:tcPr>
            <w:tcW w:w="574" w:type="dxa"/>
          </w:tcPr>
          <w:p w14:paraId="008E8ABF" w14:textId="5742FA32" w:rsidR="00EA257A" w:rsidRPr="00EA257A" w:rsidRDefault="00EA257A" w:rsidP="0052287D">
            <w:pPr>
              <w:spacing w:line="240" w:lineRule="auto"/>
              <w:jc w:val="both"/>
              <w:rPr>
                <w:sz w:val="16"/>
                <w:szCs w:val="16"/>
              </w:rPr>
            </w:pPr>
            <w:r w:rsidRPr="00EA257A">
              <w:rPr>
                <w:sz w:val="16"/>
                <w:szCs w:val="16"/>
              </w:rPr>
              <w:t>5.47</w:t>
            </w:r>
          </w:p>
        </w:tc>
        <w:tc>
          <w:tcPr>
            <w:tcW w:w="1073" w:type="dxa"/>
          </w:tcPr>
          <w:p w14:paraId="776D8186" w14:textId="3F8530BF" w:rsidR="00EA257A" w:rsidRPr="00EA257A" w:rsidRDefault="00EA257A" w:rsidP="0052287D">
            <w:pPr>
              <w:spacing w:line="240" w:lineRule="auto"/>
              <w:jc w:val="both"/>
              <w:rPr>
                <w:sz w:val="16"/>
                <w:szCs w:val="16"/>
              </w:rPr>
            </w:pPr>
            <w:r w:rsidRPr="00EA257A">
              <w:rPr>
                <w:sz w:val="16"/>
                <w:szCs w:val="16"/>
              </w:rPr>
              <w:t>4.13</w:t>
            </w:r>
          </w:p>
        </w:tc>
      </w:tr>
      <w:tr w:rsidR="00EA257A" w:rsidRPr="00EA257A" w14:paraId="7ACA4C02" w14:textId="77777777" w:rsidTr="00EA257A">
        <w:tc>
          <w:tcPr>
            <w:tcW w:w="1980" w:type="dxa"/>
          </w:tcPr>
          <w:p w14:paraId="386B6A88" w14:textId="73ABEE65" w:rsidR="00EA257A" w:rsidRPr="00EA257A" w:rsidRDefault="00EA257A" w:rsidP="0052287D">
            <w:pPr>
              <w:spacing w:line="240" w:lineRule="auto"/>
              <w:jc w:val="both"/>
              <w:rPr>
                <w:sz w:val="16"/>
                <w:szCs w:val="16"/>
              </w:rPr>
            </w:pPr>
            <w:r w:rsidRPr="00EA257A">
              <w:rPr>
                <w:sz w:val="16"/>
                <w:szCs w:val="16"/>
              </w:rPr>
              <w:t>C8 H3 O P S</w:t>
            </w:r>
          </w:p>
        </w:tc>
        <w:tc>
          <w:tcPr>
            <w:tcW w:w="3091" w:type="dxa"/>
          </w:tcPr>
          <w:p w14:paraId="0BE2AA24" w14:textId="77777777" w:rsidR="00EA257A" w:rsidRPr="00EA257A" w:rsidRDefault="00EA257A" w:rsidP="0052287D">
            <w:pPr>
              <w:spacing w:line="240" w:lineRule="auto"/>
              <w:jc w:val="both"/>
              <w:rPr>
                <w:sz w:val="16"/>
                <w:szCs w:val="16"/>
              </w:rPr>
            </w:pPr>
          </w:p>
        </w:tc>
        <w:tc>
          <w:tcPr>
            <w:tcW w:w="578" w:type="dxa"/>
          </w:tcPr>
          <w:p w14:paraId="11A5EC8A" w14:textId="141EE901" w:rsidR="00EA257A" w:rsidRPr="00EA257A" w:rsidRDefault="00983A0D" w:rsidP="0052287D">
            <w:pPr>
              <w:spacing w:line="240" w:lineRule="auto"/>
              <w:jc w:val="both"/>
              <w:rPr>
                <w:sz w:val="16"/>
                <w:szCs w:val="16"/>
              </w:rPr>
            </w:pPr>
            <w:ins w:id="55" w:author="Kenneth MacLeod (Staff)" w:date="2025-12-03T12:45:00Z" w16du:dateUtc="2025-12-03T12:45:00Z">
              <w:r>
                <w:rPr>
                  <w:sz w:val="16"/>
                  <w:szCs w:val="16"/>
                </w:rPr>
                <w:t>D</w:t>
              </w:r>
            </w:ins>
          </w:p>
        </w:tc>
        <w:tc>
          <w:tcPr>
            <w:tcW w:w="860" w:type="dxa"/>
          </w:tcPr>
          <w:p w14:paraId="25702C39" w14:textId="25E57ED2" w:rsidR="00EA257A" w:rsidRPr="00EA257A" w:rsidRDefault="00EA257A" w:rsidP="0052287D">
            <w:pPr>
              <w:spacing w:line="240" w:lineRule="auto"/>
              <w:jc w:val="both"/>
              <w:rPr>
                <w:sz w:val="16"/>
                <w:szCs w:val="16"/>
              </w:rPr>
            </w:pPr>
            <w:r w:rsidRPr="00EA257A">
              <w:rPr>
                <w:sz w:val="16"/>
                <w:szCs w:val="16"/>
              </w:rPr>
              <w:t>177.9643</w:t>
            </w:r>
          </w:p>
        </w:tc>
        <w:tc>
          <w:tcPr>
            <w:tcW w:w="860" w:type="dxa"/>
          </w:tcPr>
          <w:p w14:paraId="5B5D4220" w14:textId="703F07F1" w:rsidR="00EA257A" w:rsidRPr="00EA257A" w:rsidRDefault="00EA257A" w:rsidP="0052287D">
            <w:pPr>
              <w:spacing w:line="240" w:lineRule="auto"/>
              <w:jc w:val="both"/>
              <w:rPr>
                <w:sz w:val="16"/>
                <w:szCs w:val="16"/>
              </w:rPr>
            </w:pPr>
            <w:r w:rsidRPr="00EA257A">
              <w:rPr>
                <w:sz w:val="16"/>
                <w:szCs w:val="16"/>
              </w:rPr>
              <w:t>178.9717</w:t>
            </w:r>
          </w:p>
        </w:tc>
        <w:tc>
          <w:tcPr>
            <w:tcW w:w="574" w:type="dxa"/>
          </w:tcPr>
          <w:p w14:paraId="23BEA10A" w14:textId="3D209798" w:rsidR="00EA257A" w:rsidRPr="00EA257A" w:rsidRDefault="00EA257A" w:rsidP="0052287D">
            <w:pPr>
              <w:spacing w:line="240" w:lineRule="auto"/>
              <w:jc w:val="both"/>
              <w:rPr>
                <w:sz w:val="16"/>
                <w:szCs w:val="16"/>
              </w:rPr>
            </w:pPr>
            <w:r w:rsidRPr="00EA257A">
              <w:rPr>
                <w:sz w:val="16"/>
                <w:szCs w:val="16"/>
              </w:rPr>
              <w:t>5.98</w:t>
            </w:r>
          </w:p>
        </w:tc>
        <w:tc>
          <w:tcPr>
            <w:tcW w:w="1073" w:type="dxa"/>
          </w:tcPr>
          <w:p w14:paraId="6334C72F" w14:textId="2664838D" w:rsidR="00EA257A" w:rsidRPr="00EA257A" w:rsidRDefault="00EA257A" w:rsidP="0052287D">
            <w:pPr>
              <w:spacing w:line="240" w:lineRule="auto"/>
              <w:jc w:val="both"/>
              <w:rPr>
                <w:sz w:val="16"/>
                <w:szCs w:val="16"/>
              </w:rPr>
            </w:pPr>
            <w:r w:rsidRPr="00EA257A">
              <w:rPr>
                <w:sz w:val="16"/>
                <w:szCs w:val="16"/>
              </w:rPr>
              <w:t>3.84</w:t>
            </w:r>
          </w:p>
        </w:tc>
      </w:tr>
      <w:tr w:rsidR="00EA257A" w:rsidRPr="00EA257A" w14:paraId="6C700521" w14:textId="77777777" w:rsidTr="00EA257A">
        <w:tc>
          <w:tcPr>
            <w:tcW w:w="1980" w:type="dxa"/>
          </w:tcPr>
          <w:p w14:paraId="3DD2E52F" w14:textId="7917902F" w:rsidR="00EA257A" w:rsidRPr="00EA257A" w:rsidRDefault="00EA257A" w:rsidP="0052287D">
            <w:pPr>
              <w:spacing w:line="240" w:lineRule="auto"/>
              <w:jc w:val="both"/>
              <w:rPr>
                <w:sz w:val="16"/>
                <w:szCs w:val="16"/>
              </w:rPr>
            </w:pPr>
            <w:r w:rsidRPr="00EA257A">
              <w:rPr>
                <w:sz w:val="16"/>
                <w:szCs w:val="16"/>
              </w:rPr>
              <w:t>C14 H17 N3 O S</w:t>
            </w:r>
          </w:p>
        </w:tc>
        <w:tc>
          <w:tcPr>
            <w:tcW w:w="3091" w:type="dxa"/>
          </w:tcPr>
          <w:p w14:paraId="5EAF0AAC" w14:textId="77777777" w:rsidR="00EA257A" w:rsidRPr="00EA257A" w:rsidRDefault="00EA257A" w:rsidP="0052287D">
            <w:pPr>
              <w:spacing w:line="240" w:lineRule="auto"/>
              <w:jc w:val="both"/>
              <w:rPr>
                <w:sz w:val="16"/>
                <w:szCs w:val="16"/>
              </w:rPr>
            </w:pPr>
          </w:p>
        </w:tc>
        <w:tc>
          <w:tcPr>
            <w:tcW w:w="578" w:type="dxa"/>
          </w:tcPr>
          <w:p w14:paraId="7C395713" w14:textId="77863EF0" w:rsidR="00EA257A" w:rsidRPr="00EA257A" w:rsidRDefault="00983A0D" w:rsidP="0052287D">
            <w:pPr>
              <w:spacing w:line="240" w:lineRule="auto"/>
              <w:jc w:val="both"/>
              <w:rPr>
                <w:sz w:val="16"/>
                <w:szCs w:val="16"/>
              </w:rPr>
            </w:pPr>
            <w:ins w:id="56" w:author="Kenneth MacLeod (Staff)" w:date="2025-12-03T12:45:00Z" w16du:dateUtc="2025-12-03T12:45:00Z">
              <w:r>
                <w:rPr>
                  <w:sz w:val="16"/>
                  <w:szCs w:val="16"/>
                </w:rPr>
                <w:t>D</w:t>
              </w:r>
            </w:ins>
          </w:p>
        </w:tc>
        <w:tc>
          <w:tcPr>
            <w:tcW w:w="860" w:type="dxa"/>
          </w:tcPr>
          <w:p w14:paraId="3ECE7800" w14:textId="180364B8" w:rsidR="00EA257A" w:rsidRPr="00EA257A" w:rsidRDefault="00EA257A" w:rsidP="0052287D">
            <w:pPr>
              <w:spacing w:line="240" w:lineRule="auto"/>
              <w:jc w:val="both"/>
              <w:rPr>
                <w:sz w:val="16"/>
                <w:szCs w:val="16"/>
              </w:rPr>
            </w:pPr>
            <w:r w:rsidRPr="00EA257A">
              <w:rPr>
                <w:sz w:val="16"/>
                <w:szCs w:val="16"/>
              </w:rPr>
              <w:t>275.1092</w:t>
            </w:r>
          </w:p>
        </w:tc>
        <w:tc>
          <w:tcPr>
            <w:tcW w:w="860" w:type="dxa"/>
          </w:tcPr>
          <w:p w14:paraId="11DE7AD5" w14:textId="553BB43E" w:rsidR="00EA257A" w:rsidRPr="00EA257A" w:rsidRDefault="00EA257A" w:rsidP="0052287D">
            <w:pPr>
              <w:spacing w:line="240" w:lineRule="auto"/>
              <w:jc w:val="both"/>
              <w:rPr>
                <w:sz w:val="16"/>
                <w:szCs w:val="16"/>
              </w:rPr>
            </w:pPr>
            <w:r w:rsidRPr="00EA257A">
              <w:rPr>
                <w:sz w:val="16"/>
                <w:szCs w:val="16"/>
              </w:rPr>
              <w:t>276.1165</w:t>
            </w:r>
          </w:p>
        </w:tc>
        <w:tc>
          <w:tcPr>
            <w:tcW w:w="574" w:type="dxa"/>
          </w:tcPr>
          <w:p w14:paraId="1F1B0743" w14:textId="6E7EA0B6" w:rsidR="00EA257A" w:rsidRPr="00EA257A" w:rsidRDefault="00EA257A" w:rsidP="0052287D">
            <w:pPr>
              <w:spacing w:line="240" w:lineRule="auto"/>
              <w:jc w:val="both"/>
              <w:rPr>
                <w:sz w:val="16"/>
                <w:szCs w:val="16"/>
              </w:rPr>
            </w:pPr>
            <w:r w:rsidRPr="00EA257A">
              <w:rPr>
                <w:sz w:val="16"/>
                <w:szCs w:val="16"/>
              </w:rPr>
              <w:t>3.29</w:t>
            </w:r>
          </w:p>
        </w:tc>
        <w:tc>
          <w:tcPr>
            <w:tcW w:w="1073" w:type="dxa"/>
          </w:tcPr>
          <w:p w14:paraId="6AF24C8F" w14:textId="0AE85F6E" w:rsidR="00EA257A" w:rsidRPr="00EA257A" w:rsidRDefault="00EA257A" w:rsidP="0052287D">
            <w:pPr>
              <w:spacing w:line="240" w:lineRule="auto"/>
              <w:jc w:val="both"/>
              <w:rPr>
                <w:sz w:val="16"/>
                <w:szCs w:val="16"/>
              </w:rPr>
            </w:pPr>
            <w:r w:rsidRPr="00EA257A">
              <w:rPr>
                <w:sz w:val="16"/>
                <w:szCs w:val="16"/>
              </w:rPr>
              <w:t>3.73</w:t>
            </w:r>
          </w:p>
        </w:tc>
      </w:tr>
      <w:tr w:rsidR="00EA257A" w:rsidRPr="00EA257A" w14:paraId="0465AACE" w14:textId="77777777" w:rsidTr="00EA257A">
        <w:tc>
          <w:tcPr>
            <w:tcW w:w="1980" w:type="dxa"/>
          </w:tcPr>
          <w:p w14:paraId="2081B482" w14:textId="0FA1B570" w:rsidR="00EA257A" w:rsidRPr="00EA257A" w:rsidRDefault="00EA257A" w:rsidP="0052287D">
            <w:pPr>
              <w:spacing w:line="240" w:lineRule="auto"/>
              <w:jc w:val="both"/>
              <w:rPr>
                <w:sz w:val="16"/>
                <w:szCs w:val="16"/>
              </w:rPr>
            </w:pPr>
            <w:r w:rsidRPr="00EA257A">
              <w:rPr>
                <w:sz w:val="16"/>
                <w:szCs w:val="16"/>
              </w:rPr>
              <w:t>C5 H11 N O2 S</w:t>
            </w:r>
          </w:p>
        </w:tc>
        <w:tc>
          <w:tcPr>
            <w:tcW w:w="3091" w:type="dxa"/>
          </w:tcPr>
          <w:p w14:paraId="2AF699E6" w14:textId="49BA3F30" w:rsidR="00EA257A" w:rsidRPr="00EA257A" w:rsidRDefault="00EA257A" w:rsidP="0052287D">
            <w:pPr>
              <w:spacing w:line="240" w:lineRule="auto"/>
              <w:jc w:val="both"/>
              <w:rPr>
                <w:sz w:val="16"/>
                <w:szCs w:val="16"/>
              </w:rPr>
            </w:pPr>
            <w:r w:rsidRPr="00EA257A">
              <w:rPr>
                <w:sz w:val="16"/>
                <w:szCs w:val="16"/>
              </w:rPr>
              <w:t>Methionine</w:t>
            </w:r>
          </w:p>
        </w:tc>
        <w:tc>
          <w:tcPr>
            <w:tcW w:w="578" w:type="dxa"/>
          </w:tcPr>
          <w:p w14:paraId="517AC8A5" w14:textId="0916E271" w:rsidR="00EA257A" w:rsidRPr="00EA257A" w:rsidRDefault="00EA257A" w:rsidP="0052287D">
            <w:pPr>
              <w:spacing w:line="240" w:lineRule="auto"/>
              <w:jc w:val="both"/>
              <w:rPr>
                <w:sz w:val="16"/>
                <w:szCs w:val="16"/>
              </w:rPr>
            </w:pPr>
            <w:r w:rsidRPr="00EA257A">
              <w:rPr>
                <w:sz w:val="16"/>
                <w:szCs w:val="16"/>
              </w:rPr>
              <w:t>B</w:t>
            </w:r>
          </w:p>
        </w:tc>
        <w:tc>
          <w:tcPr>
            <w:tcW w:w="860" w:type="dxa"/>
          </w:tcPr>
          <w:p w14:paraId="6E7055B4" w14:textId="4DF9BFE6" w:rsidR="00EA257A" w:rsidRPr="00EA257A" w:rsidRDefault="00EA257A" w:rsidP="0052287D">
            <w:pPr>
              <w:spacing w:line="240" w:lineRule="auto"/>
              <w:jc w:val="both"/>
              <w:rPr>
                <w:sz w:val="16"/>
                <w:szCs w:val="16"/>
              </w:rPr>
            </w:pPr>
            <w:r w:rsidRPr="00EA257A">
              <w:rPr>
                <w:sz w:val="16"/>
                <w:szCs w:val="16"/>
              </w:rPr>
              <w:t>132.0244</w:t>
            </w:r>
          </w:p>
        </w:tc>
        <w:tc>
          <w:tcPr>
            <w:tcW w:w="860" w:type="dxa"/>
          </w:tcPr>
          <w:p w14:paraId="6694CC94" w14:textId="0143B2E6" w:rsidR="00EA257A" w:rsidRPr="00EA257A" w:rsidRDefault="00EA257A" w:rsidP="0052287D">
            <w:pPr>
              <w:spacing w:line="240" w:lineRule="auto"/>
              <w:jc w:val="both"/>
              <w:rPr>
                <w:sz w:val="16"/>
                <w:szCs w:val="16"/>
              </w:rPr>
            </w:pPr>
            <w:r w:rsidRPr="00EA257A">
              <w:rPr>
                <w:sz w:val="16"/>
                <w:szCs w:val="16"/>
              </w:rPr>
              <w:t>150.0582</w:t>
            </w:r>
          </w:p>
        </w:tc>
        <w:tc>
          <w:tcPr>
            <w:tcW w:w="574" w:type="dxa"/>
          </w:tcPr>
          <w:p w14:paraId="75794312" w14:textId="1D32DAF4" w:rsidR="00EA257A" w:rsidRPr="00EA257A" w:rsidRDefault="00EA257A" w:rsidP="0052287D">
            <w:pPr>
              <w:spacing w:line="240" w:lineRule="auto"/>
              <w:jc w:val="both"/>
              <w:rPr>
                <w:sz w:val="16"/>
                <w:szCs w:val="16"/>
              </w:rPr>
            </w:pPr>
            <w:r w:rsidRPr="00EA257A">
              <w:rPr>
                <w:sz w:val="16"/>
                <w:szCs w:val="16"/>
              </w:rPr>
              <w:t>4.57</w:t>
            </w:r>
          </w:p>
        </w:tc>
        <w:tc>
          <w:tcPr>
            <w:tcW w:w="1073" w:type="dxa"/>
          </w:tcPr>
          <w:p w14:paraId="480F0CAA" w14:textId="43067B5D" w:rsidR="00EA257A" w:rsidRPr="00EA257A" w:rsidRDefault="00EA257A" w:rsidP="0052287D">
            <w:pPr>
              <w:spacing w:line="240" w:lineRule="auto"/>
              <w:jc w:val="both"/>
              <w:rPr>
                <w:sz w:val="16"/>
                <w:szCs w:val="16"/>
              </w:rPr>
            </w:pPr>
            <w:r w:rsidRPr="00EA257A">
              <w:rPr>
                <w:sz w:val="16"/>
                <w:szCs w:val="16"/>
              </w:rPr>
              <w:t>3.60</w:t>
            </w:r>
          </w:p>
        </w:tc>
      </w:tr>
      <w:tr w:rsidR="00EA257A" w:rsidRPr="00EA257A" w14:paraId="7D6B28C9" w14:textId="77777777" w:rsidTr="00EA257A">
        <w:tc>
          <w:tcPr>
            <w:tcW w:w="1980" w:type="dxa"/>
          </w:tcPr>
          <w:p w14:paraId="4B565A88" w14:textId="6AB77104" w:rsidR="00EA257A" w:rsidRPr="00EA257A" w:rsidRDefault="00EA257A" w:rsidP="0052287D">
            <w:pPr>
              <w:spacing w:line="240" w:lineRule="auto"/>
              <w:jc w:val="both"/>
              <w:rPr>
                <w:sz w:val="16"/>
                <w:szCs w:val="16"/>
              </w:rPr>
            </w:pPr>
            <w:r w:rsidRPr="00EA257A">
              <w:rPr>
                <w:sz w:val="16"/>
                <w:szCs w:val="16"/>
              </w:rPr>
              <w:t>C19 H22 Cl N5 O18 S4</w:t>
            </w:r>
          </w:p>
        </w:tc>
        <w:tc>
          <w:tcPr>
            <w:tcW w:w="3091" w:type="dxa"/>
          </w:tcPr>
          <w:p w14:paraId="4ADBE800" w14:textId="77777777" w:rsidR="00EA257A" w:rsidRPr="00EA257A" w:rsidRDefault="00EA257A" w:rsidP="0052287D">
            <w:pPr>
              <w:spacing w:line="240" w:lineRule="auto"/>
              <w:jc w:val="both"/>
              <w:rPr>
                <w:sz w:val="16"/>
                <w:szCs w:val="16"/>
              </w:rPr>
            </w:pPr>
          </w:p>
        </w:tc>
        <w:tc>
          <w:tcPr>
            <w:tcW w:w="578" w:type="dxa"/>
          </w:tcPr>
          <w:p w14:paraId="7160249C" w14:textId="556F2EF5" w:rsidR="00EA257A" w:rsidRPr="00EA257A" w:rsidRDefault="00983A0D" w:rsidP="0052287D">
            <w:pPr>
              <w:spacing w:line="240" w:lineRule="auto"/>
              <w:jc w:val="both"/>
              <w:rPr>
                <w:sz w:val="16"/>
                <w:szCs w:val="16"/>
              </w:rPr>
            </w:pPr>
            <w:ins w:id="57" w:author="Kenneth MacLeod (Staff)" w:date="2025-12-03T12:45:00Z" w16du:dateUtc="2025-12-03T12:45:00Z">
              <w:r>
                <w:rPr>
                  <w:sz w:val="16"/>
                  <w:szCs w:val="16"/>
                </w:rPr>
                <w:t>D</w:t>
              </w:r>
            </w:ins>
          </w:p>
        </w:tc>
        <w:tc>
          <w:tcPr>
            <w:tcW w:w="860" w:type="dxa"/>
          </w:tcPr>
          <w:p w14:paraId="106961FF" w14:textId="1A77A0E3" w:rsidR="00EA257A" w:rsidRPr="00EA257A" w:rsidRDefault="00EA257A" w:rsidP="0052287D">
            <w:pPr>
              <w:spacing w:line="240" w:lineRule="auto"/>
              <w:jc w:val="both"/>
              <w:rPr>
                <w:sz w:val="16"/>
                <w:szCs w:val="16"/>
              </w:rPr>
            </w:pPr>
            <w:r w:rsidRPr="00EA257A">
              <w:rPr>
                <w:sz w:val="16"/>
                <w:szCs w:val="16"/>
              </w:rPr>
              <w:t>770.9519</w:t>
            </w:r>
          </w:p>
        </w:tc>
        <w:tc>
          <w:tcPr>
            <w:tcW w:w="860" w:type="dxa"/>
          </w:tcPr>
          <w:p w14:paraId="35E127B6" w14:textId="7A63F6A8" w:rsidR="00EA257A" w:rsidRPr="00EA257A" w:rsidRDefault="00EA257A" w:rsidP="0052287D">
            <w:pPr>
              <w:spacing w:line="240" w:lineRule="auto"/>
              <w:jc w:val="both"/>
              <w:rPr>
                <w:sz w:val="16"/>
                <w:szCs w:val="16"/>
              </w:rPr>
            </w:pPr>
            <w:r w:rsidRPr="00EA257A">
              <w:rPr>
                <w:sz w:val="16"/>
                <w:szCs w:val="16"/>
              </w:rPr>
              <w:t>771.9592</w:t>
            </w:r>
          </w:p>
        </w:tc>
        <w:tc>
          <w:tcPr>
            <w:tcW w:w="574" w:type="dxa"/>
          </w:tcPr>
          <w:p w14:paraId="19BD542D" w14:textId="67FA9532" w:rsidR="00EA257A" w:rsidRPr="00EA257A" w:rsidRDefault="00EA257A" w:rsidP="0052287D">
            <w:pPr>
              <w:spacing w:line="240" w:lineRule="auto"/>
              <w:jc w:val="both"/>
              <w:rPr>
                <w:sz w:val="16"/>
                <w:szCs w:val="16"/>
              </w:rPr>
            </w:pPr>
            <w:r w:rsidRPr="00EA257A">
              <w:rPr>
                <w:sz w:val="16"/>
                <w:szCs w:val="16"/>
              </w:rPr>
              <w:t>5.47</w:t>
            </w:r>
          </w:p>
        </w:tc>
        <w:tc>
          <w:tcPr>
            <w:tcW w:w="1073" w:type="dxa"/>
          </w:tcPr>
          <w:p w14:paraId="0F52FAC6" w14:textId="133A9D45" w:rsidR="00EA257A" w:rsidRPr="00EA257A" w:rsidRDefault="00EA257A" w:rsidP="0052287D">
            <w:pPr>
              <w:spacing w:line="240" w:lineRule="auto"/>
              <w:jc w:val="both"/>
              <w:rPr>
                <w:sz w:val="16"/>
                <w:szCs w:val="16"/>
              </w:rPr>
            </w:pPr>
            <w:r w:rsidRPr="00EA257A">
              <w:rPr>
                <w:sz w:val="16"/>
                <w:szCs w:val="16"/>
              </w:rPr>
              <w:t>3.52</w:t>
            </w:r>
          </w:p>
        </w:tc>
      </w:tr>
      <w:tr w:rsidR="00EA257A" w:rsidRPr="00EA257A" w14:paraId="0EA61C3D" w14:textId="77777777" w:rsidTr="00EA257A">
        <w:tc>
          <w:tcPr>
            <w:tcW w:w="1980" w:type="dxa"/>
          </w:tcPr>
          <w:p w14:paraId="1308A354" w14:textId="4AB02E71" w:rsidR="00EA257A" w:rsidRPr="00EA257A" w:rsidRDefault="00EA257A" w:rsidP="0052287D">
            <w:pPr>
              <w:spacing w:line="240" w:lineRule="auto"/>
              <w:jc w:val="both"/>
              <w:rPr>
                <w:sz w:val="16"/>
                <w:szCs w:val="16"/>
              </w:rPr>
            </w:pPr>
            <w:r w:rsidRPr="00EA257A">
              <w:rPr>
                <w:sz w:val="16"/>
                <w:szCs w:val="16"/>
              </w:rPr>
              <w:t>C10 H14 N5 O7 P</w:t>
            </w:r>
          </w:p>
        </w:tc>
        <w:tc>
          <w:tcPr>
            <w:tcW w:w="3091" w:type="dxa"/>
          </w:tcPr>
          <w:p w14:paraId="4D6E8E2E" w14:textId="63F27EBD" w:rsidR="00EA257A" w:rsidRPr="00EA257A" w:rsidRDefault="00EA257A" w:rsidP="0052287D">
            <w:pPr>
              <w:spacing w:line="240" w:lineRule="auto"/>
              <w:jc w:val="both"/>
              <w:rPr>
                <w:sz w:val="16"/>
                <w:szCs w:val="16"/>
              </w:rPr>
            </w:pPr>
            <w:r w:rsidRPr="00EA257A">
              <w:rPr>
                <w:sz w:val="16"/>
                <w:szCs w:val="16"/>
              </w:rPr>
              <w:t>Adenosine monophosphate</w:t>
            </w:r>
          </w:p>
        </w:tc>
        <w:tc>
          <w:tcPr>
            <w:tcW w:w="578" w:type="dxa"/>
          </w:tcPr>
          <w:p w14:paraId="25514B30" w14:textId="68F502C2" w:rsidR="00EA257A" w:rsidRPr="00EA257A" w:rsidRDefault="00EA257A" w:rsidP="0052287D">
            <w:pPr>
              <w:spacing w:line="240" w:lineRule="auto"/>
              <w:jc w:val="both"/>
              <w:rPr>
                <w:sz w:val="16"/>
                <w:szCs w:val="16"/>
              </w:rPr>
            </w:pPr>
            <w:r w:rsidRPr="00EA257A">
              <w:rPr>
                <w:sz w:val="16"/>
                <w:szCs w:val="16"/>
              </w:rPr>
              <w:t>A</w:t>
            </w:r>
          </w:p>
        </w:tc>
        <w:tc>
          <w:tcPr>
            <w:tcW w:w="860" w:type="dxa"/>
          </w:tcPr>
          <w:p w14:paraId="3ABE2710" w14:textId="1A77AE1C" w:rsidR="00EA257A" w:rsidRPr="00EA257A" w:rsidRDefault="00EA257A" w:rsidP="0052287D">
            <w:pPr>
              <w:spacing w:line="240" w:lineRule="auto"/>
              <w:jc w:val="both"/>
              <w:rPr>
                <w:sz w:val="16"/>
                <w:szCs w:val="16"/>
              </w:rPr>
            </w:pPr>
            <w:r w:rsidRPr="00EA257A">
              <w:rPr>
                <w:sz w:val="16"/>
                <w:szCs w:val="16"/>
              </w:rPr>
              <w:t>347.0633</w:t>
            </w:r>
          </w:p>
        </w:tc>
        <w:tc>
          <w:tcPr>
            <w:tcW w:w="860" w:type="dxa"/>
          </w:tcPr>
          <w:p w14:paraId="2BED5440" w14:textId="7C5F35A5" w:rsidR="00EA257A" w:rsidRPr="00EA257A" w:rsidRDefault="00EA257A" w:rsidP="0052287D">
            <w:pPr>
              <w:spacing w:line="240" w:lineRule="auto"/>
              <w:jc w:val="both"/>
              <w:rPr>
                <w:sz w:val="16"/>
                <w:szCs w:val="16"/>
              </w:rPr>
            </w:pPr>
            <w:r w:rsidRPr="00EA257A">
              <w:rPr>
                <w:sz w:val="16"/>
                <w:szCs w:val="16"/>
              </w:rPr>
              <w:t>348.0706</w:t>
            </w:r>
          </w:p>
        </w:tc>
        <w:tc>
          <w:tcPr>
            <w:tcW w:w="574" w:type="dxa"/>
          </w:tcPr>
          <w:p w14:paraId="4AC5E102" w14:textId="6B99F419" w:rsidR="00EA257A" w:rsidRPr="00EA257A" w:rsidRDefault="00EA257A" w:rsidP="0052287D">
            <w:pPr>
              <w:spacing w:line="240" w:lineRule="auto"/>
              <w:jc w:val="both"/>
              <w:rPr>
                <w:sz w:val="16"/>
                <w:szCs w:val="16"/>
              </w:rPr>
            </w:pPr>
            <w:r w:rsidRPr="00EA257A">
              <w:rPr>
                <w:sz w:val="16"/>
                <w:szCs w:val="16"/>
              </w:rPr>
              <w:t>6.14</w:t>
            </w:r>
          </w:p>
        </w:tc>
        <w:tc>
          <w:tcPr>
            <w:tcW w:w="1073" w:type="dxa"/>
          </w:tcPr>
          <w:p w14:paraId="2455E7B0" w14:textId="0C365859" w:rsidR="00EA257A" w:rsidRPr="00EA257A" w:rsidRDefault="00EA257A" w:rsidP="0052287D">
            <w:pPr>
              <w:spacing w:line="240" w:lineRule="auto"/>
              <w:jc w:val="both"/>
              <w:rPr>
                <w:sz w:val="16"/>
                <w:szCs w:val="16"/>
              </w:rPr>
            </w:pPr>
            <w:r w:rsidRPr="00EA257A">
              <w:rPr>
                <w:sz w:val="16"/>
                <w:szCs w:val="16"/>
              </w:rPr>
              <w:t>3.44</w:t>
            </w:r>
          </w:p>
        </w:tc>
      </w:tr>
      <w:tr w:rsidR="00EA257A" w:rsidRPr="00EA257A" w14:paraId="5C6078C6" w14:textId="77777777" w:rsidTr="00EA257A">
        <w:tc>
          <w:tcPr>
            <w:tcW w:w="1980" w:type="dxa"/>
          </w:tcPr>
          <w:p w14:paraId="159606B6" w14:textId="1BE80C27" w:rsidR="00EA257A" w:rsidRPr="00EA257A" w:rsidRDefault="00EA257A" w:rsidP="0052287D">
            <w:pPr>
              <w:spacing w:line="240" w:lineRule="auto"/>
              <w:jc w:val="both"/>
              <w:rPr>
                <w:sz w:val="16"/>
                <w:szCs w:val="16"/>
              </w:rPr>
            </w:pPr>
            <w:r w:rsidRPr="00EA257A">
              <w:rPr>
                <w:sz w:val="16"/>
                <w:szCs w:val="16"/>
              </w:rPr>
              <w:t>C29 H17 Cl N5 O12 P3</w:t>
            </w:r>
          </w:p>
        </w:tc>
        <w:tc>
          <w:tcPr>
            <w:tcW w:w="3091" w:type="dxa"/>
          </w:tcPr>
          <w:p w14:paraId="378C3096" w14:textId="77777777" w:rsidR="00EA257A" w:rsidRPr="00EA257A" w:rsidRDefault="00EA257A" w:rsidP="0052287D">
            <w:pPr>
              <w:spacing w:line="240" w:lineRule="auto"/>
              <w:jc w:val="both"/>
              <w:rPr>
                <w:sz w:val="16"/>
                <w:szCs w:val="16"/>
              </w:rPr>
            </w:pPr>
          </w:p>
        </w:tc>
        <w:tc>
          <w:tcPr>
            <w:tcW w:w="578" w:type="dxa"/>
          </w:tcPr>
          <w:p w14:paraId="1830B460" w14:textId="77DBED3D" w:rsidR="00EA257A" w:rsidRPr="00EA257A" w:rsidRDefault="00983A0D" w:rsidP="0052287D">
            <w:pPr>
              <w:spacing w:line="240" w:lineRule="auto"/>
              <w:jc w:val="both"/>
              <w:rPr>
                <w:sz w:val="16"/>
                <w:szCs w:val="16"/>
              </w:rPr>
            </w:pPr>
            <w:ins w:id="58" w:author="Kenneth MacLeod (Staff)" w:date="2025-12-03T12:45:00Z" w16du:dateUtc="2025-12-03T12:45:00Z">
              <w:r>
                <w:rPr>
                  <w:sz w:val="16"/>
                  <w:szCs w:val="16"/>
                </w:rPr>
                <w:t>D</w:t>
              </w:r>
            </w:ins>
          </w:p>
        </w:tc>
        <w:tc>
          <w:tcPr>
            <w:tcW w:w="860" w:type="dxa"/>
          </w:tcPr>
          <w:p w14:paraId="1F847E19" w14:textId="3026E206" w:rsidR="00EA257A" w:rsidRPr="00EA257A" w:rsidRDefault="00EA257A" w:rsidP="0052287D">
            <w:pPr>
              <w:spacing w:line="240" w:lineRule="auto"/>
              <w:jc w:val="both"/>
              <w:rPr>
                <w:sz w:val="16"/>
                <w:szCs w:val="16"/>
              </w:rPr>
            </w:pPr>
            <w:r w:rsidRPr="00EA257A">
              <w:rPr>
                <w:sz w:val="16"/>
                <w:szCs w:val="16"/>
              </w:rPr>
              <w:t>754.9777</w:t>
            </w:r>
          </w:p>
        </w:tc>
        <w:tc>
          <w:tcPr>
            <w:tcW w:w="860" w:type="dxa"/>
          </w:tcPr>
          <w:p w14:paraId="38E659E7" w14:textId="5EB9E050" w:rsidR="00EA257A" w:rsidRPr="00EA257A" w:rsidRDefault="00EA257A" w:rsidP="0052287D">
            <w:pPr>
              <w:spacing w:line="240" w:lineRule="auto"/>
              <w:jc w:val="both"/>
              <w:rPr>
                <w:sz w:val="16"/>
                <w:szCs w:val="16"/>
              </w:rPr>
            </w:pPr>
            <w:r w:rsidRPr="00EA257A">
              <w:rPr>
                <w:sz w:val="16"/>
                <w:szCs w:val="16"/>
              </w:rPr>
              <w:t>755.9850</w:t>
            </w:r>
          </w:p>
        </w:tc>
        <w:tc>
          <w:tcPr>
            <w:tcW w:w="574" w:type="dxa"/>
          </w:tcPr>
          <w:p w14:paraId="7813BE11" w14:textId="1BDF38A1" w:rsidR="00EA257A" w:rsidRPr="00EA257A" w:rsidRDefault="00EA257A" w:rsidP="0052287D">
            <w:pPr>
              <w:spacing w:line="240" w:lineRule="auto"/>
              <w:jc w:val="both"/>
              <w:rPr>
                <w:sz w:val="16"/>
                <w:szCs w:val="16"/>
              </w:rPr>
            </w:pPr>
            <w:r w:rsidRPr="00EA257A">
              <w:rPr>
                <w:sz w:val="16"/>
                <w:szCs w:val="16"/>
              </w:rPr>
              <w:t>5.47</w:t>
            </w:r>
          </w:p>
        </w:tc>
        <w:tc>
          <w:tcPr>
            <w:tcW w:w="1073" w:type="dxa"/>
          </w:tcPr>
          <w:p w14:paraId="286F9980" w14:textId="5D8C2A9D" w:rsidR="00EA257A" w:rsidRPr="00EA257A" w:rsidRDefault="00EA257A" w:rsidP="0052287D">
            <w:pPr>
              <w:spacing w:line="240" w:lineRule="auto"/>
              <w:jc w:val="both"/>
              <w:rPr>
                <w:sz w:val="16"/>
                <w:szCs w:val="16"/>
              </w:rPr>
            </w:pPr>
            <w:r w:rsidRPr="00EA257A">
              <w:rPr>
                <w:sz w:val="16"/>
                <w:szCs w:val="16"/>
              </w:rPr>
              <w:t>3.29</w:t>
            </w:r>
          </w:p>
        </w:tc>
      </w:tr>
      <w:tr w:rsidR="00EA257A" w:rsidRPr="00EA257A" w14:paraId="1F1E55B5" w14:textId="77777777" w:rsidTr="00EA257A">
        <w:tc>
          <w:tcPr>
            <w:tcW w:w="1980" w:type="dxa"/>
          </w:tcPr>
          <w:p w14:paraId="7C062363" w14:textId="654BB6BA" w:rsidR="00EA257A" w:rsidRPr="00EA257A" w:rsidRDefault="00EA257A" w:rsidP="0052287D">
            <w:pPr>
              <w:spacing w:line="240" w:lineRule="auto"/>
              <w:jc w:val="both"/>
              <w:rPr>
                <w:sz w:val="16"/>
                <w:szCs w:val="16"/>
              </w:rPr>
            </w:pPr>
            <w:r w:rsidRPr="00EA257A">
              <w:rPr>
                <w:sz w:val="16"/>
                <w:szCs w:val="16"/>
              </w:rPr>
              <w:t>C4 H8 N O P S</w:t>
            </w:r>
          </w:p>
        </w:tc>
        <w:tc>
          <w:tcPr>
            <w:tcW w:w="3091" w:type="dxa"/>
          </w:tcPr>
          <w:p w14:paraId="1288768B" w14:textId="77777777" w:rsidR="00EA257A" w:rsidRPr="00EA257A" w:rsidRDefault="00EA257A" w:rsidP="0052287D">
            <w:pPr>
              <w:spacing w:line="240" w:lineRule="auto"/>
              <w:jc w:val="both"/>
              <w:rPr>
                <w:sz w:val="16"/>
                <w:szCs w:val="16"/>
              </w:rPr>
            </w:pPr>
          </w:p>
        </w:tc>
        <w:tc>
          <w:tcPr>
            <w:tcW w:w="578" w:type="dxa"/>
          </w:tcPr>
          <w:p w14:paraId="1838636D" w14:textId="43991807" w:rsidR="00EA257A" w:rsidRPr="00EA257A" w:rsidRDefault="00983A0D" w:rsidP="0052287D">
            <w:pPr>
              <w:spacing w:line="240" w:lineRule="auto"/>
              <w:jc w:val="both"/>
              <w:rPr>
                <w:sz w:val="16"/>
                <w:szCs w:val="16"/>
              </w:rPr>
            </w:pPr>
            <w:ins w:id="59" w:author="Kenneth MacLeod (Staff)" w:date="2025-12-03T12:45:00Z" w16du:dateUtc="2025-12-03T12:45:00Z">
              <w:r>
                <w:rPr>
                  <w:sz w:val="16"/>
                  <w:szCs w:val="16"/>
                </w:rPr>
                <w:t>D</w:t>
              </w:r>
            </w:ins>
          </w:p>
        </w:tc>
        <w:tc>
          <w:tcPr>
            <w:tcW w:w="860" w:type="dxa"/>
          </w:tcPr>
          <w:p w14:paraId="464B1787" w14:textId="24ADFAC7" w:rsidR="00EA257A" w:rsidRPr="00EA257A" w:rsidRDefault="00EA257A" w:rsidP="0052287D">
            <w:pPr>
              <w:spacing w:line="240" w:lineRule="auto"/>
              <w:jc w:val="both"/>
              <w:rPr>
                <w:sz w:val="16"/>
                <w:szCs w:val="16"/>
              </w:rPr>
            </w:pPr>
            <w:r w:rsidRPr="00EA257A">
              <w:rPr>
                <w:sz w:val="16"/>
                <w:szCs w:val="16"/>
              </w:rPr>
              <w:t>149.0066</w:t>
            </w:r>
          </w:p>
        </w:tc>
        <w:tc>
          <w:tcPr>
            <w:tcW w:w="860" w:type="dxa"/>
          </w:tcPr>
          <w:p w14:paraId="49D26218" w14:textId="417A6BC6" w:rsidR="00EA257A" w:rsidRPr="00EA257A" w:rsidRDefault="00EA257A" w:rsidP="0052287D">
            <w:pPr>
              <w:spacing w:line="240" w:lineRule="auto"/>
              <w:jc w:val="both"/>
              <w:rPr>
                <w:sz w:val="16"/>
                <w:szCs w:val="16"/>
              </w:rPr>
            </w:pPr>
            <w:r w:rsidRPr="00EA257A">
              <w:rPr>
                <w:sz w:val="16"/>
                <w:szCs w:val="16"/>
              </w:rPr>
              <w:t>150.0138</w:t>
            </w:r>
          </w:p>
        </w:tc>
        <w:tc>
          <w:tcPr>
            <w:tcW w:w="574" w:type="dxa"/>
          </w:tcPr>
          <w:p w14:paraId="270A1A92" w14:textId="10856FB6" w:rsidR="00EA257A" w:rsidRPr="00EA257A" w:rsidRDefault="00EA257A" w:rsidP="0052287D">
            <w:pPr>
              <w:spacing w:line="240" w:lineRule="auto"/>
              <w:jc w:val="both"/>
              <w:rPr>
                <w:sz w:val="16"/>
                <w:szCs w:val="16"/>
              </w:rPr>
            </w:pPr>
            <w:r w:rsidRPr="00EA257A">
              <w:rPr>
                <w:sz w:val="16"/>
                <w:szCs w:val="16"/>
              </w:rPr>
              <w:t>5.95</w:t>
            </w:r>
          </w:p>
        </w:tc>
        <w:tc>
          <w:tcPr>
            <w:tcW w:w="1073" w:type="dxa"/>
          </w:tcPr>
          <w:p w14:paraId="49AA2370" w14:textId="6A1B585B" w:rsidR="00EA257A" w:rsidRPr="00EA257A" w:rsidRDefault="00EA257A" w:rsidP="0052287D">
            <w:pPr>
              <w:spacing w:line="240" w:lineRule="auto"/>
              <w:jc w:val="both"/>
              <w:rPr>
                <w:sz w:val="16"/>
                <w:szCs w:val="16"/>
              </w:rPr>
            </w:pPr>
            <w:r w:rsidRPr="00EA257A">
              <w:rPr>
                <w:sz w:val="16"/>
                <w:szCs w:val="16"/>
              </w:rPr>
              <w:t>3.16</w:t>
            </w:r>
          </w:p>
        </w:tc>
      </w:tr>
      <w:tr w:rsidR="00EA257A" w:rsidRPr="00EA257A" w14:paraId="3A1832B7" w14:textId="77777777" w:rsidTr="00EA257A">
        <w:tc>
          <w:tcPr>
            <w:tcW w:w="1980" w:type="dxa"/>
          </w:tcPr>
          <w:p w14:paraId="69CAC84F" w14:textId="36198096" w:rsidR="00EA257A" w:rsidRPr="00EA257A" w:rsidRDefault="00EA257A" w:rsidP="0052287D">
            <w:pPr>
              <w:spacing w:line="240" w:lineRule="auto"/>
              <w:jc w:val="both"/>
              <w:rPr>
                <w:sz w:val="16"/>
                <w:szCs w:val="16"/>
              </w:rPr>
            </w:pPr>
            <w:r w:rsidRPr="00EA257A">
              <w:rPr>
                <w:sz w:val="16"/>
                <w:szCs w:val="16"/>
              </w:rPr>
              <w:t>C4 H N O9</w:t>
            </w:r>
          </w:p>
        </w:tc>
        <w:tc>
          <w:tcPr>
            <w:tcW w:w="3091" w:type="dxa"/>
          </w:tcPr>
          <w:p w14:paraId="23736A73" w14:textId="77777777" w:rsidR="00EA257A" w:rsidRPr="00EA257A" w:rsidRDefault="00EA257A" w:rsidP="0052287D">
            <w:pPr>
              <w:spacing w:line="240" w:lineRule="auto"/>
              <w:jc w:val="both"/>
              <w:rPr>
                <w:sz w:val="16"/>
                <w:szCs w:val="16"/>
              </w:rPr>
            </w:pPr>
          </w:p>
        </w:tc>
        <w:tc>
          <w:tcPr>
            <w:tcW w:w="578" w:type="dxa"/>
          </w:tcPr>
          <w:p w14:paraId="1DC778E6" w14:textId="3BED24E0" w:rsidR="00EA257A" w:rsidRPr="00EA257A" w:rsidRDefault="00983A0D" w:rsidP="0052287D">
            <w:pPr>
              <w:spacing w:line="240" w:lineRule="auto"/>
              <w:jc w:val="both"/>
              <w:rPr>
                <w:sz w:val="16"/>
                <w:szCs w:val="16"/>
              </w:rPr>
            </w:pPr>
            <w:ins w:id="60" w:author="Kenneth MacLeod (Staff)" w:date="2025-12-03T12:45:00Z" w16du:dateUtc="2025-12-03T12:45:00Z">
              <w:r>
                <w:rPr>
                  <w:sz w:val="16"/>
                  <w:szCs w:val="16"/>
                </w:rPr>
                <w:t>D</w:t>
              </w:r>
            </w:ins>
          </w:p>
        </w:tc>
        <w:tc>
          <w:tcPr>
            <w:tcW w:w="860" w:type="dxa"/>
          </w:tcPr>
          <w:p w14:paraId="0875CF19" w14:textId="0B66D90E" w:rsidR="00EA257A" w:rsidRPr="00EA257A" w:rsidRDefault="00EA257A" w:rsidP="0052287D">
            <w:pPr>
              <w:spacing w:line="240" w:lineRule="auto"/>
              <w:jc w:val="both"/>
              <w:rPr>
                <w:sz w:val="16"/>
                <w:szCs w:val="16"/>
              </w:rPr>
            </w:pPr>
            <w:r w:rsidRPr="00EA257A">
              <w:rPr>
                <w:sz w:val="16"/>
                <w:szCs w:val="16"/>
              </w:rPr>
              <w:t>206.9648</w:t>
            </w:r>
          </w:p>
        </w:tc>
        <w:tc>
          <w:tcPr>
            <w:tcW w:w="860" w:type="dxa"/>
          </w:tcPr>
          <w:p w14:paraId="2A96A6C2" w14:textId="03A1AA68" w:rsidR="00EA257A" w:rsidRPr="00EA257A" w:rsidRDefault="00EA257A" w:rsidP="0052287D">
            <w:pPr>
              <w:spacing w:line="240" w:lineRule="auto"/>
              <w:jc w:val="both"/>
              <w:rPr>
                <w:sz w:val="16"/>
                <w:szCs w:val="16"/>
              </w:rPr>
            </w:pPr>
            <w:r w:rsidRPr="00EA257A">
              <w:rPr>
                <w:sz w:val="16"/>
                <w:szCs w:val="16"/>
              </w:rPr>
              <w:t>207.9721</w:t>
            </w:r>
          </w:p>
        </w:tc>
        <w:tc>
          <w:tcPr>
            <w:tcW w:w="574" w:type="dxa"/>
          </w:tcPr>
          <w:p w14:paraId="70882E8D" w14:textId="6C1313B9" w:rsidR="00EA257A" w:rsidRPr="00EA257A" w:rsidRDefault="00EA257A" w:rsidP="0052287D">
            <w:pPr>
              <w:spacing w:line="240" w:lineRule="auto"/>
              <w:jc w:val="both"/>
              <w:rPr>
                <w:sz w:val="16"/>
                <w:szCs w:val="16"/>
              </w:rPr>
            </w:pPr>
            <w:r w:rsidRPr="00EA257A">
              <w:rPr>
                <w:sz w:val="16"/>
                <w:szCs w:val="16"/>
              </w:rPr>
              <w:t>5.95</w:t>
            </w:r>
          </w:p>
        </w:tc>
        <w:tc>
          <w:tcPr>
            <w:tcW w:w="1073" w:type="dxa"/>
          </w:tcPr>
          <w:p w14:paraId="336EBB67" w14:textId="32E88609" w:rsidR="00EA257A" w:rsidRPr="00EA257A" w:rsidRDefault="00EA257A" w:rsidP="0052287D">
            <w:pPr>
              <w:spacing w:line="240" w:lineRule="auto"/>
              <w:jc w:val="both"/>
              <w:rPr>
                <w:sz w:val="16"/>
                <w:szCs w:val="16"/>
              </w:rPr>
            </w:pPr>
            <w:r w:rsidRPr="00EA257A">
              <w:rPr>
                <w:sz w:val="16"/>
                <w:szCs w:val="16"/>
              </w:rPr>
              <w:t>2.96</w:t>
            </w:r>
          </w:p>
        </w:tc>
      </w:tr>
      <w:tr w:rsidR="00EA257A" w:rsidRPr="00EA257A" w14:paraId="68D57747" w14:textId="77777777" w:rsidTr="00EA257A">
        <w:tc>
          <w:tcPr>
            <w:tcW w:w="1980" w:type="dxa"/>
          </w:tcPr>
          <w:p w14:paraId="4D5E5738" w14:textId="1D6ADB6B" w:rsidR="00EA257A" w:rsidRPr="00EA257A" w:rsidRDefault="00EA257A" w:rsidP="0052287D">
            <w:pPr>
              <w:spacing w:line="240" w:lineRule="auto"/>
              <w:jc w:val="both"/>
              <w:rPr>
                <w:sz w:val="16"/>
                <w:szCs w:val="16"/>
              </w:rPr>
            </w:pPr>
            <w:r w:rsidRPr="00EA257A">
              <w:rPr>
                <w:sz w:val="16"/>
                <w:szCs w:val="16"/>
              </w:rPr>
              <w:t>C2 H5 Hg</w:t>
            </w:r>
          </w:p>
        </w:tc>
        <w:tc>
          <w:tcPr>
            <w:tcW w:w="3091" w:type="dxa"/>
          </w:tcPr>
          <w:p w14:paraId="3744D6C9" w14:textId="27704AAD" w:rsidR="00EA257A" w:rsidRPr="00EA257A" w:rsidRDefault="00EA257A" w:rsidP="0052287D">
            <w:pPr>
              <w:spacing w:line="240" w:lineRule="auto"/>
              <w:jc w:val="both"/>
              <w:rPr>
                <w:sz w:val="16"/>
                <w:szCs w:val="16"/>
              </w:rPr>
            </w:pPr>
            <w:r w:rsidRPr="00EA257A">
              <w:rPr>
                <w:sz w:val="16"/>
                <w:szCs w:val="16"/>
              </w:rPr>
              <w:t>Ethyl mercury ion</w:t>
            </w:r>
          </w:p>
        </w:tc>
        <w:tc>
          <w:tcPr>
            <w:tcW w:w="578" w:type="dxa"/>
          </w:tcPr>
          <w:p w14:paraId="66F0B5E2" w14:textId="19ED882C" w:rsidR="00EA257A" w:rsidRPr="00EA257A" w:rsidRDefault="00EA257A" w:rsidP="0052287D">
            <w:pPr>
              <w:spacing w:line="240" w:lineRule="auto"/>
              <w:jc w:val="both"/>
              <w:rPr>
                <w:sz w:val="16"/>
                <w:szCs w:val="16"/>
              </w:rPr>
            </w:pPr>
            <w:r w:rsidRPr="00EA257A">
              <w:rPr>
                <w:sz w:val="16"/>
                <w:szCs w:val="16"/>
              </w:rPr>
              <w:t>C</w:t>
            </w:r>
          </w:p>
        </w:tc>
        <w:tc>
          <w:tcPr>
            <w:tcW w:w="860" w:type="dxa"/>
          </w:tcPr>
          <w:p w14:paraId="3B7E8947" w14:textId="488DB1BD" w:rsidR="00EA257A" w:rsidRPr="00EA257A" w:rsidRDefault="00EA257A" w:rsidP="0052287D">
            <w:pPr>
              <w:spacing w:line="240" w:lineRule="auto"/>
              <w:jc w:val="both"/>
              <w:rPr>
                <w:sz w:val="16"/>
                <w:szCs w:val="16"/>
              </w:rPr>
            </w:pPr>
            <w:r w:rsidRPr="00EA257A">
              <w:rPr>
                <w:sz w:val="16"/>
                <w:szCs w:val="16"/>
              </w:rPr>
              <w:t>231.0094</w:t>
            </w:r>
          </w:p>
        </w:tc>
        <w:tc>
          <w:tcPr>
            <w:tcW w:w="860" w:type="dxa"/>
          </w:tcPr>
          <w:p w14:paraId="00652B09" w14:textId="7EE86A83" w:rsidR="00EA257A" w:rsidRPr="00EA257A" w:rsidRDefault="00EA257A" w:rsidP="0052287D">
            <w:pPr>
              <w:spacing w:line="240" w:lineRule="auto"/>
              <w:jc w:val="both"/>
              <w:rPr>
                <w:sz w:val="16"/>
                <w:szCs w:val="16"/>
              </w:rPr>
            </w:pPr>
            <w:r w:rsidRPr="00EA257A">
              <w:rPr>
                <w:sz w:val="16"/>
                <w:szCs w:val="16"/>
              </w:rPr>
              <w:t>232.0167</w:t>
            </w:r>
          </w:p>
        </w:tc>
        <w:tc>
          <w:tcPr>
            <w:tcW w:w="574" w:type="dxa"/>
          </w:tcPr>
          <w:p w14:paraId="44309B43" w14:textId="354B0F0A" w:rsidR="00EA257A" w:rsidRPr="00EA257A" w:rsidRDefault="00EA257A" w:rsidP="0052287D">
            <w:pPr>
              <w:spacing w:line="240" w:lineRule="auto"/>
              <w:jc w:val="both"/>
              <w:rPr>
                <w:sz w:val="16"/>
                <w:szCs w:val="16"/>
              </w:rPr>
            </w:pPr>
            <w:r w:rsidRPr="00EA257A">
              <w:rPr>
                <w:sz w:val="16"/>
                <w:szCs w:val="16"/>
              </w:rPr>
              <w:t>5.94</w:t>
            </w:r>
          </w:p>
        </w:tc>
        <w:tc>
          <w:tcPr>
            <w:tcW w:w="1073" w:type="dxa"/>
          </w:tcPr>
          <w:p w14:paraId="17C12C84" w14:textId="1B8CB865" w:rsidR="00EA257A" w:rsidRPr="00EA257A" w:rsidRDefault="00EA257A" w:rsidP="0052287D">
            <w:pPr>
              <w:spacing w:line="240" w:lineRule="auto"/>
              <w:jc w:val="both"/>
              <w:rPr>
                <w:sz w:val="16"/>
                <w:szCs w:val="16"/>
              </w:rPr>
            </w:pPr>
            <w:r w:rsidRPr="00EA257A">
              <w:rPr>
                <w:sz w:val="16"/>
                <w:szCs w:val="16"/>
              </w:rPr>
              <w:t>2.96</w:t>
            </w:r>
          </w:p>
        </w:tc>
      </w:tr>
      <w:tr w:rsidR="00EA257A" w:rsidRPr="00EA257A" w14:paraId="214BB139" w14:textId="77777777" w:rsidTr="00EA257A">
        <w:tc>
          <w:tcPr>
            <w:tcW w:w="1980" w:type="dxa"/>
          </w:tcPr>
          <w:p w14:paraId="604DC8E4" w14:textId="008AB24B" w:rsidR="00EA257A" w:rsidRPr="00EA257A" w:rsidRDefault="00EA257A" w:rsidP="0052287D">
            <w:pPr>
              <w:spacing w:line="240" w:lineRule="auto"/>
              <w:jc w:val="both"/>
              <w:rPr>
                <w:sz w:val="16"/>
                <w:szCs w:val="16"/>
              </w:rPr>
            </w:pPr>
            <w:r w:rsidRPr="00EA257A">
              <w:rPr>
                <w:sz w:val="16"/>
                <w:szCs w:val="16"/>
              </w:rPr>
              <w:t>C9 H18 N7 O17 P S</w:t>
            </w:r>
          </w:p>
        </w:tc>
        <w:tc>
          <w:tcPr>
            <w:tcW w:w="3091" w:type="dxa"/>
          </w:tcPr>
          <w:p w14:paraId="2320B476" w14:textId="77777777" w:rsidR="00EA257A" w:rsidRPr="00EA257A" w:rsidRDefault="00EA257A" w:rsidP="0052287D">
            <w:pPr>
              <w:spacing w:line="240" w:lineRule="auto"/>
              <w:jc w:val="both"/>
              <w:rPr>
                <w:sz w:val="16"/>
                <w:szCs w:val="16"/>
              </w:rPr>
            </w:pPr>
          </w:p>
        </w:tc>
        <w:tc>
          <w:tcPr>
            <w:tcW w:w="578" w:type="dxa"/>
          </w:tcPr>
          <w:p w14:paraId="38B7E058" w14:textId="563ED30A" w:rsidR="00EA257A" w:rsidRPr="00EA257A" w:rsidRDefault="00983A0D" w:rsidP="0052287D">
            <w:pPr>
              <w:spacing w:line="240" w:lineRule="auto"/>
              <w:jc w:val="both"/>
              <w:rPr>
                <w:sz w:val="16"/>
                <w:szCs w:val="16"/>
              </w:rPr>
            </w:pPr>
            <w:ins w:id="61" w:author="Kenneth MacLeod (Staff)" w:date="2025-12-03T12:45:00Z" w16du:dateUtc="2025-12-03T12:45:00Z">
              <w:r>
                <w:rPr>
                  <w:sz w:val="16"/>
                  <w:szCs w:val="16"/>
                </w:rPr>
                <w:t>D</w:t>
              </w:r>
            </w:ins>
          </w:p>
        </w:tc>
        <w:tc>
          <w:tcPr>
            <w:tcW w:w="860" w:type="dxa"/>
          </w:tcPr>
          <w:p w14:paraId="012662C5" w14:textId="63E6922E" w:rsidR="00EA257A" w:rsidRPr="00EA257A" w:rsidRDefault="00EA257A" w:rsidP="0052287D">
            <w:pPr>
              <w:spacing w:line="240" w:lineRule="auto"/>
              <w:jc w:val="both"/>
              <w:rPr>
                <w:sz w:val="16"/>
                <w:szCs w:val="16"/>
              </w:rPr>
            </w:pPr>
            <w:r w:rsidRPr="00EA257A">
              <w:rPr>
                <w:sz w:val="16"/>
                <w:szCs w:val="16"/>
              </w:rPr>
              <w:t>559.0226</w:t>
            </w:r>
          </w:p>
        </w:tc>
        <w:tc>
          <w:tcPr>
            <w:tcW w:w="860" w:type="dxa"/>
          </w:tcPr>
          <w:p w14:paraId="38A7C807" w14:textId="1F82CBA0" w:rsidR="00EA257A" w:rsidRPr="00EA257A" w:rsidRDefault="00EA257A" w:rsidP="0052287D">
            <w:pPr>
              <w:spacing w:line="240" w:lineRule="auto"/>
              <w:jc w:val="both"/>
              <w:rPr>
                <w:sz w:val="16"/>
                <w:szCs w:val="16"/>
              </w:rPr>
            </w:pPr>
            <w:r w:rsidRPr="00EA257A">
              <w:rPr>
                <w:sz w:val="16"/>
                <w:szCs w:val="16"/>
              </w:rPr>
              <w:t>560.0299</w:t>
            </w:r>
          </w:p>
        </w:tc>
        <w:tc>
          <w:tcPr>
            <w:tcW w:w="574" w:type="dxa"/>
          </w:tcPr>
          <w:p w14:paraId="17B191AF" w14:textId="77CA810E" w:rsidR="00EA257A" w:rsidRPr="00EA257A" w:rsidRDefault="00EA257A" w:rsidP="0052287D">
            <w:pPr>
              <w:spacing w:line="240" w:lineRule="auto"/>
              <w:jc w:val="both"/>
              <w:rPr>
                <w:sz w:val="16"/>
                <w:szCs w:val="16"/>
              </w:rPr>
            </w:pPr>
            <w:r w:rsidRPr="00EA257A">
              <w:rPr>
                <w:sz w:val="16"/>
                <w:szCs w:val="16"/>
              </w:rPr>
              <w:t>5.94</w:t>
            </w:r>
          </w:p>
        </w:tc>
        <w:tc>
          <w:tcPr>
            <w:tcW w:w="1073" w:type="dxa"/>
          </w:tcPr>
          <w:p w14:paraId="122E9D0D" w14:textId="2EC5DE50" w:rsidR="00EA257A" w:rsidRPr="00EA257A" w:rsidRDefault="00EA257A" w:rsidP="0052287D">
            <w:pPr>
              <w:spacing w:line="240" w:lineRule="auto"/>
              <w:jc w:val="both"/>
              <w:rPr>
                <w:sz w:val="16"/>
                <w:szCs w:val="16"/>
              </w:rPr>
            </w:pPr>
            <w:r w:rsidRPr="00EA257A">
              <w:rPr>
                <w:sz w:val="16"/>
                <w:szCs w:val="16"/>
              </w:rPr>
              <w:t>2.93</w:t>
            </w:r>
          </w:p>
        </w:tc>
      </w:tr>
      <w:tr w:rsidR="00EA257A" w:rsidRPr="00EA257A" w14:paraId="61FE380A" w14:textId="77777777" w:rsidTr="00EA257A">
        <w:tc>
          <w:tcPr>
            <w:tcW w:w="1980" w:type="dxa"/>
          </w:tcPr>
          <w:p w14:paraId="6FDAA5B4" w14:textId="77EE7003" w:rsidR="00EA257A" w:rsidRPr="00EA257A" w:rsidRDefault="00EA257A" w:rsidP="0052287D">
            <w:pPr>
              <w:spacing w:line="240" w:lineRule="auto"/>
              <w:jc w:val="both"/>
              <w:rPr>
                <w:sz w:val="16"/>
                <w:szCs w:val="16"/>
              </w:rPr>
            </w:pPr>
            <w:r w:rsidRPr="00EA257A">
              <w:rPr>
                <w:sz w:val="16"/>
                <w:szCs w:val="16"/>
              </w:rPr>
              <w:t>C3 H7 N O3</w:t>
            </w:r>
          </w:p>
        </w:tc>
        <w:tc>
          <w:tcPr>
            <w:tcW w:w="3091" w:type="dxa"/>
          </w:tcPr>
          <w:p w14:paraId="3213EDF7" w14:textId="114C11D6" w:rsidR="00EA257A" w:rsidRPr="00EA257A" w:rsidRDefault="00EA257A" w:rsidP="0052287D">
            <w:pPr>
              <w:spacing w:line="240" w:lineRule="auto"/>
              <w:jc w:val="both"/>
              <w:rPr>
                <w:sz w:val="16"/>
                <w:szCs w:val="16"/>
              </w:rPr>
            </w:pPr>
            <w:r w:rsidRPr="00EA257A">
              <w:rPr>
                <w:sz w:val="16"/>
                <w:szCs w:val="16"/>
              </w:rPr>
              <w:t>Serine</w:t>
            </w:r>
          </w:p>
        </w:tc>
        <w:tc>
          <w:tcPr>
            <w:tcW w:w="578" w:type="dxa"/>
          </w:tcPr>
          <w:p w14:paraId="419CF512" w14:textId="2E550434" w:rsidR="00EA257A" w:rsidRPr="00EA257A" w:rsidRDefault="00EA257A" w:rsidP="0052287D">
            <w:pPr>
              <w:spacing w:line="240" w:lineRule="auto"/>
              <w:jc w:val="both"/>
              <w:rPr>
                <w:sz w:val="16"/>
                <w:szCs w:val="16"/>
              </w:rPr>
            </w:pPr>
            <w:r w:rsidRPr="00EA257A">
              <w:rPr>
                <w:sz w:val="16"/>
                <w:szCs w:val="16"/>
              </w:rPr>
              <w:t>A</w:t>
            </w:r>
          </w:p>
        </w:tc>
        <w:tc>
          <w:tcPr>
            <w:tcW w:w="860" w:type="dxa"/>
          </w:tcPr>
          <w:p w14:paraId="3D72934C" w14:textId="0E8F00FB" w:rsidR="00EA257A" w:rsidRPr="00EA257A" w:rsidRDefault="00EA257A" w:rsidP="0052287D">
            <w:pPr>
              <w:spacing w:line="240" w:lineRule="auto"/>
              <w:jc w:val="both"/>
              <w:rPr>
                <w:sz w:val="16"/>
                <w:szCs w:val="16"/>
              </w:rPr>
            </w:pPr>
            <w:r w:rsidRPr="00EA257A">
              <w:rPr>
                <w:sz w:val="16"/>
                <w:szCs w:val="16"/>
              </w:rPr>
              <w:t>105.0423</w:t>
            </w:r>
          </w:p>
        </w:tc>
        <w:tc>
          <w:tcPr>
            <w:tcW w:w="860" w:type="dxa"/>
          </w:tcPr>
          <w:p w14:paraId="6F89A9B1" w14:textId="1F25589B" w:rsidR="00EA257A" w:rsidRPr="00EA257A" w:rsidRDefault="00EA257A" w:rsidP="0052287D">
            <w:pPr>
              <w:spacing w:line="240" w:lineRule="auto"/>
              <w:jc w:val="both"/>
              <w:rPr>
                <w:sz w:val="16"/>
                <w:szCs w:val="16"/>
              </w:rPr>
            </w:pPr>
            <w:r w:rsidRPr="00EA257A">
              <w:rPr>
                <w:sz w:val="16"/>
                <w:szCs w:val="16"/>
              </w:rPr>
              <w:t>106.0496</w:t>
            </w:r>
          </w:p>
        </w:tc>
        <w:tc>
          <w:tcPr>
            <w:tcW w:w="574" w:type="dxa"/>
          </w:tcPr>
          <w:p w14:paraId="0F3FD866" w14:textId="76C4E75B" w:rsidR="00EA257A" w:rsidRPr="00EA257A" w:rsidRDefault="00EA257A" w:rsidP="0052287D">
            <w:pPr>
              <w:spacing w:line="240" w:lineRule="auto"/>
              <w:jc w:val="both"/>
              <w:rPr>
                <w:sz w:val="16"/>
                <w:szCs w:val="16"/>
              </w:rPr>
            </w:pPr>
            <w:r w:rsidRPr="00EA257A">
              <w:rPr>
                <w:sz w:val="16"/>
                <w:szCs w:val="16"/>
              </w:rPr>
              <w:t>5.95</w:t>
            </w:r>
          </w:p>
        </w:tc>
        <w:tc>
          <w:tcPr>
            <w:tcW w:w="1073" w:type="dxa"/>
          </w:tcPr>
          <w:p w14:paraId="1F5D8684" w14:textId="7AEC7EF9" w:rsidR="00EA257A" w:rsidRPr="00EA257A" w:rsidRDefault="00EA257A" w:rsidP="0052287D">
            <w:pPr>
              <w:spacing w:line="240" w:lineRule="auto"/>
              <w:jc w:val="both"/>
              <w:rPr>
                <w:sz w:val="16"/>
                <w:szCs w:val="16"/>
              </w:rPr>
            </w:pPr>
            <w:r w:rsidRPr="00EA257A">
              <w:rPr>
                <w:sz w:val="16"/>
                <w:szCs w:val="16"/>
              </w:rPr>
              <w:t>2.93</w:t>
            </w:r>
          </w:p>
        </w:tc>
      </w:tr>
      <w:tr w:rsidR="00EA257A" w:rsidRPr="00EA257A" w14:paraId="507C646B" w14:textId="77777777" w:rsidTr="00EA257A">
        <w:tc>
          <w:tcPr>
            <w:tcW w:w="1980" w:type="dxa"/>
          </w:tcPr>
          <w:p w14:paraId="70B8B969" w14:textId="5DD00C78" w:rsidR="00EA257A" w:rsidRPr="00EA257A" w:rsidRDefault="00EA257A" w:rsidP="0052287D">
            <w:pPr>
              <w:spacing w:line="240" w:lineRule="auto"/>
              <w:jc w:val="both"/>
              <w:rPr>
                <w:sz w:val="16"/>
                <w:szCs w:val="16"/>
              </w:rPr>
            </w:pPr>
            <w:r w:rsidRPr="00EA257A">
              <w:rPr>
                <w:sz w:val="16"/>
                <w:szCs w:val="16"/>
              </w:rPr>
              <w:t>C7 H14 Cl N O P2 S2</w:t>
            </w:r>
          </w:p>
        </w:tc>
        <w:tc>
          <w:tcPr>
            <w:tcW w:w="3091" w:type="dxa"/>
          </w:tcPr>
          <w:p w14:paraId="79ADF2EB" w14:textId="77777777" w:rsidR="00EA257A" w:rsidRPr="00EA257A" w:rsidRDefault="00EA257A" w:rsidP="0052287D">
            <w:pPr>
              <w:spacing w:line="240" w:lineRule="auto"/>
              <w:jc w:val="both"/>
              <w:rPr>
                <w:sz w:val="16"/>
                <w:szCs w:val="16"/>
              </w:rPr>
            </w:pPr>
          </w:p>
        </w:tc>
        <w:tc>
          <w:tcPr>
            <w:tcW w:w="578" w:type="dxa"/>
          </w:tcPr>
          <w:p w14:paraId="214D124A" w14:textId="36927A66" w:rsidR="00EA257A" w:rsidRPr="00EA257A" w:rsidRDefault="00983A0D" w:rsidP="0052287D">
            <w:pPr>
              <w:spacing w:line="240" w:lineRule="auto"/>
              <w:jc w:val="both"/>
              <w:rPr>
                <w:sz w:val="16"/>
                <w:szCs w:val="16"/>
              </w:rPr>
            </w:pPr>
            <w:ins w:id="62" w:author="Kenneth MacLeod (Staff)" w:date="2025-12-03T12:45:00Z" w16du:dateUtc="2025-12-03T12:45:00Z">
              <w:r>
                <w:rPr>
                  <w:sz w:val="16"/>
                  <w:szCs w:val="16"/>
                </w:rPr>
                <w:t>D</w:t>
              </w:r>
            </w:ins>
          </w:p>
        </w:tc>
        <w:tc>
          <w:tcPr>
            <w:tcW w:w="860" w:type="dxa"/>
          </w:tcPr>
          <w:p w14:paraId="24C37089" w14:textId="117B34BC" w:rsidR="00EA257A" w:rsidRPr="00EA257A" w:rsidRDefault="00EA257A" w:rsidP="0052287D">
            <w:pPr>
              <w:spacing w:line="240" w:lineRule="auto"/>
              <w:jc w:val="both"/>
              <w:rPr>
                <w:sz w:val="16"/>
                <w:szCs w:val="16"/>
              </w:rPr>
            </w:pPr>
            <w:r w:rsidRPr="00EA257A">
              <w:rPr>
                <w:sz w:val="16"/>
                <w:szCs w:val="16"/>
              </w:rPr>
              <w:t>288.9682</w:t>
            </w:r>
          </w:p>
        </w:tc>
        <w:tc>
          <w:tcPr>
            <w:tcW w:w="860" w:type="dxa"/>
          </w:tcPr>
          <w:p w14:paraId="78C0EE77" w14:textId="3EA2BB4E" w:rsidR="00EA257A" w:rsidRPr="00EA257A" w:rsidRDefault="00EA257A" w:rsidP="0052287D">
            <w:pPr>
              <w:spacing w:line="240" w:lineRule="auto"/>
              <w:jc w:val="both"/>
              <w:rPr>
                <w:sz w:val="16"/>
                <w:szCs w:val="16"/>
              </w:rPr>
            </w:pPr>
            <w:r w:rsidRPr="00EA257A">
              <w:rPr>
                <w:sz w:val="16"/>
                <w:szCs w:val="16"/>
              </w:rPr>
              <w:t>289.9755</w:t>
            </w:r>
          </w:p>
        </w:tc>
        <w:tc>
          <w:tcPr>
            <w:tcW w:w="574" w:type="dxa"/>
          </w:tcPr>
          <w:p w14:paraId="1C893C00" w14:textId="03F88338" w:rsidR="00EA257A" w:rsidRPr="00EA257A" w:rsidRDefault="00EA257A" w:rsidP="0052287D">
            <w:pPr>
              <w:spacing w:line="240" w:lineRule="auto"/>
              <w:jc w:val="both"/>
              <w:rPr>
                <w:sz w:val="16"/>
                <w:szCs w:val="16"/>
              </w:rPr>
            </w:pPr>
            <w:r w:rsidRPr="00EA257A">
              <w:rPr>
                <w:sz w:val="16"/>
                <w:szCs w:val="16"/>
              </w:rPr>
              <w:t>5.95</w:t>
            </w:r>
          </w:p>
        </w:tc>
        <w:tc>
          <w:tcPr>
            <w:tcW w:w="1073" w:type="dxa"/>
          </w:tcPr>
          <w:p w14:paraId="57CF8DB6" w14:textId="6FCEB3B0" w:rsidR="00EA257A" w:rsidRPr="00EA257A" w:rsidRDefault="00EA257A" w:rsidP="0052287D">
            <w:pPr>
              <w:spacing w:line="240" w:lineRule="auto"/>
              <w:jc w:val="both"/>
              <w:rPr>
                <w:sz w:val="16"/>
                <w:szCs w:val="16"/>
              </w:rPr>
            </w:pPr>
            <w:r w:rsidRPr="00EA257A">
              <w:rPr>
                <w:sz w:val="16"/>
                <w:szCs w:val="16"/>
              </w:rPr>
              <w:t>2.89</w:t>
            </w:r>
          </w:p>
        </w:tc>
      </w:tr>
      <w:tr w:rsidR="00EA257A" w:rsidRPr="00EA257A" w14:paraId="1EFFC594" w14:textId="77777777" w:rsidTr="00EA257A">
        <w:tc>
          <w:tcPr>
            <w:tcW w:w="1980" w:type="dxa"/>
          </w:tcPr>
          <w:p w14:paraId="4F254CE3" w14:textId="67D0578D" w:rsidR="00EA257A" w:rsidRPr="00EA257A" w:rsidRDefault="00EA257A" w:rsidP="0052287D">
            <w:pPr>
              <w:spacing w:line="240" w:lineRule="auto"/>
              <w:jc w:val="both"/>
              <w:rPr>
                <w:sz w:val="16"/>
                <w:szCs w:val="16"/>
              </w:rPr>
            </w:pPr>
            <w:r w:rsidRPr="00EA257A">
              <w:rPr>
                <w:sz w:val="16"/>
                <w:szCs w:val="16"/>
              </w:rPr>
              <w:t>C21 H16 Cl N4 O10 P3 S</w:t>
            </w:r>
          </w:p>
        </w:tc>
        <w:tc>
          <w:tcPr>
            <w:tcW w:w="3091" w:type="dxa"/>
          </w:tcPr>
          <w:p w14:paraId="65038F82" w14:textId="77777777" w:rsidR="00EA257A" w:rsidRPr="00EA257A" w:rsidRDefault="00EA257A" w:rsidP="0052287D">
            <w:pPr>
              <w:spacing w:line="240" w:lineRule="auto"/>
              <w:jc w:val="both"/>
              <w:rPr>
                <w:sz w:val="16"/>
                <w:szCs w:val="16"/>
              </w:rPr>
            </w:pPr>
          </w:p>
        </w:tc>
        <w:tc>
          <w:tcPr>
            <w:tcW w:w="578" w:type="dxa"/>
          </w:tcPr>
          <w:p w14:paraId="54A54F68" w14:textId="6012C53F" w:rsidR="00EA257A" w:rsidRPr="00EA257A" w:rsidRDefault="00983A0D" w:rsidP="0052287D">
            <w:pPr>
              <w:spacing w:line="240" w:lineRule="auto"/>
              <w:jc w:val="both"/>
              <w:rPr>
                <w:sz w:val="16"/>
                <w:szCs w:val="16"/>
              </w:rPr>
            </w:pPr>
            <w:ins w:id="63" w:author="Kenneth MacLeod (Staff)" w:date="2025-12-03T12:45:00Z" w16du:dateUtc="2025-12-03T12:45:00Z">
              <w:r>
                <w:rPr>
                  <w:sz w:val="16"/>
                  <w:szCs w:val="16"/>
                </w:rPr>
                <w:t>D</w:t>
              </w:r>
            </w:ins>
          </w:p>
        </w:tc>
        <w:tc>
          <w:tcPr>
            <w:tcW w:w="860" w:type="dxa"/>
          </w:tcPr>
          <w:p w14:paraId="64E4392C" w14:textId="3EBBBCBA" w:rsidR="00EA257A" w:rsidRPr="00EA257A" w:rsidRDefault="00EA257A" w:rsidP="0052287D">
            <w:pPr>
              <w:spacing w:line="240" w:lineRule="auto"/>
              <w:jc w:val="both"/>
              <w:rPr>
                <w:sz w:val="16"/>
                <w:szCs w:val="16"/>
              </w:rPr>
            </w:pPr>
            <w:r w:rsidRPr="00EA257A">
              <w:rPr>
                <w:sz w:val="16"/>
                <w:szCs w:val="16"/>
              </w:rPr>
              <w:t>643.9487</w:t>
            </w:r>
          </w:p>
        </w:tc>
        <w:tc>
          <w:tcPr>
            <w:tcW w:w="860" w:type="dxa"/>
          </w:tcPr>
          <w:p w14:paraId="22723882" w14:textId="4343F2C1" w:rsidR="00EA257A" w:rsidRPr="00EA257A" w:rsidRDefault="00EA257A" w:rsidP="0052287D">
            <w:pPr>
              <w:spacing w:line="240" w:lineRule="auto"/>
              <w:jc w:val="both"/>
              <w:rPr>
                <w:sz w:val="16"/>
                <w:szCs w:val="16"/>
              </w:rPr>
            </w:pPr>
            <w:r w:rsidRPr="00EA257A">
              <w:rPr>
                <w:sz w:val="16"/>
                <w:szCs w:val="16"/>
              </w:rPr>
              <w:t>644.9560</w:t>
            </w:r>
          </w:p>
        </w:tc>
        <w:tc>
          <w:tcPr>
            <w:tcW w:w="574" w:type="dxa"/>
          </w:tcPr>
          <w:p w14:paraId="12EE9FCE" w14:textId="20C49F05" w:rsidR="00EA257A" w:rsidRPr="00EA257A" w:rsidRDefault="00EA257A" w:rsidP="0052287D">
            <w:pPr>
              <w:spacing w:line="240" w:lineRule="auto"/>
              <w:jc w:val="both"/>
              <w:rPr>
                <w:sz w:val="16"/>
                <w:szCs w:val="16"/>
              </w:rPr>
            </w:pPr>
            <w:r w:rsidRPr="00EA257A">
              <w:rPr>
                <w:sz w:val="16"/>
                <w:szCs w:val="16"/>
              </w:rPr>
              <w:t>5.47</w:t>
            </w:r>
          </w:p>
        </w:tc>
        <w:tc>
          <w:tcPr>
            <w:tcW w:w="1073" w:type="dxa"/>
          </w:tcPr>
          <w:p w14:paraId="67756DBC" w14:textId="3215528B" w:rsidR="00EA257A" w:rsidRPr="00EA257A" w:rsidRDefault="00EA257A" w:rsidP="0052287D">
            <w:pPr>
              <w:spacing w:line="240" w:lineRule="auto"/>
              <w:jc w:val="both"/>
              <w:rPr>
                <w:sz w:val="16"/>
                <w:szCs w:val="16"/>
              </w:rPr>
            </w:pPr>
            <w:r w:rsidRPr="00EA257A">
              <w:rPr>
                <w:sz w:val="16"/>
                <w:szCs w:val="16"/>
              </w:rPr>
              <w:t>2.88</w:t>
            </w:r>
          </w:p>
        </w:tc>
      </w:tr>
      <w:tr w:rsidR="00EA257A" w:rsidRPr="00EA257A" w14:paraId="7D66DFB8" w14:textId="77777777" w:rsidTr="00EA257A">
        <w:tc>
          <w:tcPr>
            <w:tcW w:w="1980" w:type="dxa"/>
          </w:tcPr>
          <w:p w14:paraId="554B710B" w14:textId="770C5C29" w:rsidR="00EA257A" w:rsidRPr="00EA257A" w:rsidRDefault="00EA257A" w:rsidP="0052287D">
            <w:pPr>
              <w:spacing w:line="240" w:lineRule="auto"/>
              <w:jc w:val="both"/>
              <w:rPr>
                <w:sz w:val="16"/>
                <w:szCs w:val="16"/>
              </w:rPr>
            </w:pPr>
            <w:r w:rsidRPr="00EA257A">
              <w:rPr>
                <w:sz w:val="16"/>
                <w:szCs w:val="16"/>
              </w:rPr>
              <w:t>C3 H4 Cl2 N2 O13 P2 S</w:t>
            </w:r>
          </w:p>
        </w:tc>
        <w:tc>
          <w:tcPr>
            <w:tcW w:w="3091" w:type="dxa"/>
          </w:tcPr>
          <w:p w14:paraId="4A3C8844" w14:textId="77777777" w:rsidR="00EA257A" w:rsidRPr="00EA257A" w:rsidRDefault="00EA257A" w:rsidP="0052287D">
            <w:pPr>
              <w:spacing w:line="240" w:lineRule="auto"/>
              <w:jc w:val="both"/>
              <w:rPr>
                <w:sz w:val="16"/>
                <w:szCs w:val="16"/>
              </w:rPr>
            </w:pPr>
          </w:p>
        </w:tc>
        <w:tc>
          <w:tcPr>
            <w:tcW w:w="578" w:type="dxa"/>
          </w:tcPr>
          <w:p w14:paraId="0F44674E" w14:textId="410992DC" w:rsidR="00EA257A" w:rsidRPr="00EA257A" w:rsidRDefault="00983A0D" w:rsidP="0052287D">
            <w:pPr>
              <w:spacing w:line="240" w:lineRule="auto"/>
              <w:jc w:val="both"/>
              <w:rPr>
                <w:sz w:val="16"/>
                <w:szCs w:val="16"/>
              </w:rPr>
            </w:pPr>
            <w:ins w:id="64" w:author="Kenneth MacLeod (Staff)" w:date="2025-12-03T12:45:00Z" w16du:dateUtc="2025-12-03T12:45:00Z">
              <w:r>
                <w:rPr>
                  <w:sz w:val="16"/>
                  <w:szCs w:val="16"/>
                </w:rPr>
                <w:t>D</w:t>
              </w:r>
            </w:ins>
          </w:p>
        </w:tc>
        <w:tc>
          <w:tcPr>
            <w:tcW w:w="860" w:type="dxa"/>
          </w:tcPr>
          <w:p w14:paraId="4E3BE391" w14:textId="30387D8B" w:rsidR="00EA257A" w:rsidRPr="00EA257A" w:rsidRDefault="00EA257A" w:rsidP="0052287D">
            <w:pPr>
              <w:spacing w:line="240" w:lineRule="auto"/>
              <w:jc w:val="both"/>
              <w:rPr>
                <w:sz w:val="16"/>
                <w:szCs w:val="16"/>
              </w:rPr>
            </w:pPr>
            <w:r w:rsidRPr="00EA257A">
              <w:rPr>
                <w:sz w:val="16"/>
                <w:szCs w:val="16"/>
              </w:rPr>
              <w:t>439.8286</w:t>
            </w:r>
          </w:p>
        </w:tc>
        <w:tc>
          <w:tcPr>
            <w:tcW w:w="860" w:type="dxa"/>
          </w:tcPr>
          <w:p w14:paraId="6A960F69" w14:textId="0234FFA9" w:rsidR="00EA257A" w:rsidRPr="00EA257A" w:rsidRDefault="00EA257A" w:rsidP="0052287D">
            <w:pPr>
              <w:spacing w:line="240" w:lineRule="auto"/>
              <w:jc w:val="both"/>
              <w:rPr>
                <w:sz w:val="16"/>
                <w:szCs w:val="16"/>
              </w:rPr>
            </w:pPr>
            <w:r w:rsidRPr="00EA257A">
              <w:rPr>
                <w:sz w:val="16"/>
                <w:szCs w:val="16"/>
              </w:rPr>
              <w:t>440.8359</w:t>
            </w:r>
          </w:p>
        </w:tc>
        <w:tc>
          <w:tcPr>
            <w:tcW w:w="574" w:type="dxa"/>
          </w:tcPr>
          <w:p w14:paraId="19DA11E7" w14:textId="4640B8C8" w:rsidR="00EA257A" w:rsidRPr="00EA257A" w:rsidRDefault="00EA257A" w:rsidP="0052287D">
            <w:pPr>
              <w:spacing w:line="240" w:lineRule="auto"/>
              <w:jc w:val="both"/>
              <w:rPr>
                <w:sz w:val="16"/>
                <w:szCs w:val="16"/>
              </w:rPr>
            </w:pPr>
            <w:r w:rsidRPr="00EA257A">
              <w:rPr>
                <w:sz w:val="16"/>
                <w:szCs w:val="16"/>
              </w:rPr>
              <w:t>5.46</w:t>
            </w:r>
          </w:p>
        </w:tc>
        <w:tc>
          <w:tcPr>
            <w:tcW w:w="1073" w:type="dxa"/>
          </w:tcPr>
          <w:p w14:paraId="5DED8DD4" w14:textId="3BFDA7F3" w:rsidR="00EA257A" w:rsidRPr="00EA257A" w:rsidRDefault="00EA257A" w:rsidP="0052287D">
            <w:pPr>
              <w:spacing w:line="240" w:lineRule="auto"/>
              <w:jc w:val="both"/>
              <w:rPr>
                <w:sz w:val="16"/>
                <w:szCs w:val="16"/>
              </w:rPr>
            </w:pPr>
            <w:r w:rsidRPr="00EA257A">
              <w:rPr>
                <w:sz w:val="16"/>
                <w:szCs w:val="16"/>
              </w:rPr>
              <w:t>2.87</w:t>
            </w:r>
          </w:p>
        </w:tc>
      </w:tr>
      <w:tr w:rsidR="00EA257A" w:rsidRPr="00EA257A" w14:paraId="51DADAC0" w14:textId="77777777" w:rsidTr="00EA257A">
        <w:tc>
          <w:tcPr>
            <w:tcW w:w="1980" w:type="dxa"/>
          </w:tcPr>
          <w:p w14:paraId="6EA190A6" w14:textId="0D20F736" w:rsidR="00EA257A" w:rsidRPr="00EA257A" w:rsidRDefault="00EA257A" w:rsidP="0052287D">
            <w:pPr>
              <w:spacing w:line="240" w:lineRule="auto"/>
              <w:jc w:val="both"/>
              <w:rPr>
                <w:sz w:val="16"/>
                <w:szCs w:val="16"/>
              </w:rPr>
            </w:pPr>
            <w:r w:rsidRPr="00EA257A">
              <w:rPr>
                <w:sz w:val="16"/>
                <w:szCs w:val="16"/>
              </w:rPr>
              <w:t>C7 H12 N3 O7 P S</w:t>
            </w:r>
          </w:p>
        </w:tc>
        <w:tc>
          <w:tcPr>
            <w:tcW w:w="3091" w:type="dxa"/>
          </w:tcPr>
          <w:p w14:paraId="4737256B" w14:textId="77777777" w:rsidR="00EA257A" w:rsidRPr="00EA257A" w:rsidRDefault="00EA257A" w:rsidP="0052287D">
            <w:pPr>
              <w:spacing w:line="240" w:lineRule="auto"/>
              <w:jc w:val="both"/>
              <w:rPr>
                <w:sz w:val="16"/>
                <w:szCs w:val="16"/>
              </w:rPr>
            </w:pPr>
          </w:p>
        </w:tc>
        <w:tc>
          <w:tcPr>
            <w:tcW w:w="578" w:type="dxa"/>
          </w:tcPr>
          <w:p w14:paraId="29A3501E" w14:textId="48832407" w:rsidR="00EA257A" w:rsidRPr="00EA257A" w:rsidRDefault="00983A0D" w:rsidP="0052287D">
            <w:pPr>
              <w:spacing w:line="240" w:lineRule="auto"/>
              <w:jc w:val="both"/>
              <w:rPr>
                <w:sz w:val="16"/>
                <w:szCs w:val="16"/>
              </w:rPr>
            </w:pPr>
            <w:ins w:id="65" w:author="Kenneth MacLeod (Staff)" w:date="2025-12-03T12:45:00Z" w16du:dateUtc="2025-12-03T12:45:00Z">
              <w:r>
                <w:rPr>
                  <w:sz w:val="16"/>
                  <w:szCs w:val="16"/>
                </w:rPr>
                <w:t>D</w:t>
              </w:r>
            </w:ins>
          </w:p>
        </w:tc>
        <w:tc>
          <w:tcPr>
            <w:tcW w:w="860" w:type="dxa"/>
          </w:tcPr>
          <w:p w14:paraId="794544FE" w14:textId="44B8959A" w:rsidR="00EA257A" w:rsidRPr="00EA257A" w:rsidRDefault="00EA257A" w:rsidP="0052287D">
            <w:pPr>
              <w:spacing w:line="240" w:lineRule="auto"/>
              <w:jc w:val="both"/>
              <w:rPr>
                <w:sz w:val="16"/>
                <w:szCs w:val="16"/>
              </w:rPr>
            </w:pPr>
            <w:r w:rsidRPr="00EA257A">
              <w:rPr>
                <w:sz w:val="16"/>
                <w:szCs w:val="16"/>
              </w:rPr>
              <w:t>313.0129</w:t>
            </w:r>
          </w:p>
        </w:tc>
        <w:tc>
          <w:tcPr>
            <w:tcW w:w="860" w:type="dxa"/>
          </w:tcPr>
          <w:p w14:paraId="7174CA05" w14:textId="78501D9E" w:rsidR="00EA257A" w:rsidRPr="00EA257A" w:rsidRDefault="00EA257A" w:rsidP="0052287D">
            <w:pPr>
              <w:spacing w:line="240" w:lineRule="auto"/>
              <w:jc w:val="both"/>
              <w:rPr>
                <w:sz w:val="16"/>
                <w:szCs w:val="16"/>
              </w:rPr>
            </w:pPr>
            <w:r w:rsidRPr="00EA257A">
              <w:rPr>
                <w:sz w:val="16"/>
                <w:szCs w:val="16"/>
              </w:rPr>
              <w:t>314.0201</w:t>
            </w:r>
          </w:p>
        </w:tc>
        <w:tc>
          <w:tcPr>
            <w:tcW w:w="574" w:type="dxa"/>
          </w:tcPr>
          <w:p w14:paraId="28770480" w14:textId="348D2D16" w:rsidR="00EA257A" w:rsidRPr="00EA257A" w:rsidRDefault="00EA257A" w:rsidP="0052287D">
            <w:pPr>
              <w:spacing w:line="240" w:lineRule="auto"/>
              <w:jc w:val="both"/>
              <w:rPr>
                <w:sz w:val="16"/>
                <w:szCs w:val="16"/>
              </w:rPr>
            </w:pPr>
            <w:r w:rsidRPr="00EA257A">
              <w:rPr>
                <w:sz w:val="16"/>
                <w:szCs w:val="16"/>
              </w:rPr>
              <w:t>5.94</w:t>
            </w:r>
          </w:p>
        </w:tc>
        <w:tc>
          <w:tcPr>
            <w:tcW w:w="1073" w:type="dxa"/>
          </w:tcPr>
          <w:p w14:paraId="78F45E84" w14:textId="2707740B" w:rsidR="00EA257A" w:rsidRPr="00EA257A" w:rsidRDefault="00EA257A" w:rsidP="0052287D">
            <w:pPr>
              <w:spacing w:line="240" w:lineRule="auto"/>
              <w:jc w:val="both"/>
              <w:rPr>
                <w:sz w:val="16"/>
                <w:szCs w:val="16"/>
              </w:rPr>
            </w:pPr>
            <w:r w:rsidRPr="00EA257A">
              <w:rPr>
                <w:sz w:val="16"/>
                <w:szCs w:val="16"/>
              </w:rPr>
              <w:t>2.83</w:t>
            </w:r>
          </w:p>
        </w:tc>
      </w:tr>
      <w:tr w:rsidR="00EA257A" w:rsidRPr="00EA257A" w14:paraId="0DDE37D6" w14:textId="77777777" w:rsidTr="00EA257A">
        <w:tc>
          <w:tcPr>
            <w:tcW w:w="1980" w:type="dxa"/>
          </w:tcPr>
          <w:p w14:paraId="5406C7B3" w14:textId="63FB95AC" w:rsidR="00EA257A" w:rsidRPr="00EA257A" w:rsidRDefault="00EA257A" w:rsidP="0052287D">
            <w:pPr>
              <w:spacing w:line="240" w:lineRule="auto"/>
              <w:jc w:val="both"/>
              <w:rPr>
                <w:sz w:val="16"/>
                <w:szCs w:val="16"/>
              </w:rPr>
            </w:pPr>
            <w:r w:rsidRPr="00EA257A">
              <w:rPr>
                <w:sz w:val="16"/>
                <w:szCs w:val="16"/>
              </w:rPr>
              <w:t>C11 H9 N O2</w:t>
            </w:r>
          </w:p>
        </w:tc>
        <w:tc>
          <w:tcPr>
            <w:tcW w:w="3091" w:type="dxa"/>
          </w:tcPr>
          <w:p w14:paraId="2327F09A" w14:textId="45A9D2DB" w:rsidR="00EA257A" w:rsidRPr="00EA257A" w:rsidRDefault="00EA257A" w:rsidP="0052287D">
            <w:pPr>
              <w:spacing w:line="240" w:lineRule="auto"/>
              <w:jc w:val="both"/>
              <w:rPr>
                <w:sz w:val="16"/>
                <w:szCs w:val="16"/>
              </w:rPr>
            </w:pPr>
            <w:r w:rsidRPr="00EA257A">
              <w:rPr>
                <w:sz w:val="16"/>
                <w:szCs w:val="16"/>
              </w:rPr>
              <w:t>trans-3-Indoleacrylic acid</w:t>
            </w:r>
          </w:p>
        </w:tc>
        <w:tc>
          <w:tcPr>
            <w:tcW w:w="578" w:type="dxa"/>
          </w:tcPr>
          <w:p w14:paraId="4E45FDDD" w14:textId="1F0B0090" w:rsidR="00EA257A" w:rsidRPr="00EA257A" w:rsidRDefault="00EA257A" w:rsidP="0052287D">
            <w:pPr>
              <w:spacing w:line="240" w:lineRule="auto"/>
              <w:jc w:val="both"/>
              <w:rPr>
                <w:sz w:val="16"/>
                <w:szCs w:val="16"/>
              </w:rPr>
            </w:pPr>
            <w:r w:rsidRPr="00EA257A">
              <w:rPr>
                <w:sz w:val="16"/>
                <w:szCs w:val="16"/>
              </w:rPr>
              <w:t>B</w:t>
            </w:r>
          </w:p>
        </w:tc>
        <w:tc>
          <w:tcPr>
            <w:tcW w:w="860" w:type="dxa"/>
          </w:tcPr>
          <w:p w14:paraId="6E28F0C8" w14:textId="04216876" w:rsidR="00EA257A" w:rsidRPr="00EA257A" w:rsidRDefault="00EA257A" w:rsidP="0052287D">
            <w:pPr>
              <w:spacing w:line="240" w:lineRule="auto"/>
              <w:jc w:val="both"/>
              <w:rPr>
                <w:sz w:val="16"/>
                <w:szCs w:val="16"/>
              </w:rPr>
            </w:pPr>
            <w:r w:rsidRPr="00EA257A">
              <w:rPr>
                <w:sz w:val="16"/>
                <w:szCs w:val="16"/>
              </w:rPr>
              <w:t>187.0631</w:t>
            </w:r>
          </w:p>
        </w:tc>
        <w:tc>
          <w:tcPr>
            <w:tcW w:w="860" w:type="dxa"/>
          </w:tcPr>
          <w:p w14:paraId="33AA1F45" w14:textId="10B129AC" w:rsidR="00EA257A" w:rsidRPr="00EA257A" w:rsidRDefault="00EA257A" w:rsidP="0052287D">
            <w:pPr>
              <w:spacing w:line="240" w:lineRule="auto"/>
              <w:jc w:val="both"/>
              <w:rPr>
                <w:sz w:val="16"/>
                <w:szCs w:val="16"/>
              </w:rPr>
            </w:pPr>
            <w:r w:rsidRPr="00EA257A">
              <w:rPr>
                <w:sz w:val="16"/>
                <w:szCs w:val="16"/>
              </w:rPr>
              <w:t>205.0969</w:t>
            </w:r>
          </w:p>
        </w:tc>
        <w:tc>
          <w:tcPr>
            <w:tcW w:w="574" w:type="dxa"/>
          </w:tcPr>
          <w:p w14:paraId="207E6239" w14:textId="779864CD" w:rsidR="00EA257A" w:rsidRPr="00EA257A" w:rsidRDefault="00EA257A" w:rsidP="0052287D">
            <w:pPr>
              <w:spacing w:line="240" w:lineRule="auto"/>
              <w:jc w:val="both"/>
              <w:rPr>
                <w:sz w:val="16"/>
                <w:szCs w:val="16"/>
              </w:rPr>
            </w:pPr>
            <w:r w:rsidRPr="00EA257A">
              <w:rPr>
                <w:sz w:val="16"/>
                <w:szCs w:val="16"/>
              </w:rPr>
              <w:t>4.51</w:t>
            </w:r>
          </w:p>
        </w:tc>
        <w:tc>
          <w:tcPr>
            <w:tcW w:w="1073" w:type="dxa"/>
          </w:tcPr>
          <w:p w14:paraId="2B8AFB7A" w14:textId="2C600AF4" w:rsidR="00EA257A" w:rsidRPr="00EA257A" w:rsidRDefault="00EA257A" w:rsidP="0052287D">
            <w:pPr>
              <w:spacing w:line="240" w:lineRule="auto"/>
              <w:jc w:val="both"/>
              <w:rPr>
                <w:sz w:val="16"/>
                <w:szCs w:val="16"/>
              </w:rPr>
            </w:pPr>
            <w:r w:rsidRPr="00EA257A">
              <w:rPr>
                <w:sz w:val="16"/>
                <w:szCs w:val="16"/>
              </w:rPr>
              <w:t>2.82</w:t>
            </w:r>
          </w:p>
        </w:tc>
      </w:tr>
      <w:tr w:rsidR="00EA257A" w:rsidRPr="00EA257A" w14:paraId="3EF2DF7D" w14:textId="77777777" w:rsidTr="00EA257A">
        <w:tc>
          <w:tcPr>
            <w:tcW w:w="1980" w:type="dxa"/>
          </w:tcPr>
          <w:p w14:paraId="2110CF48" w14:textId="7B90FD7E" w:rsidR="00EA257A" w:rsidRPr="00EA257A" w:rsidRDefault="00EA257A" w:rsidP="0052287D">
            <w:pPr>
              <w:spacing w:line="240" w:lineRule="auto"/>
              <w:jc w:val="both"/>
              <w:rPr>
                <w:sz w:val="16"/>
                <w:szCs w:val="16"/>
              </w:rPr>
            </w:pPr>
            <w:r w:rsidRPr="00EA257A">
              <w:rPr>
                <w:sz w:val="16"/>
                <w:szCs w:val="16"/>
              </w:rPr>
              <w:t>C11 H12 N2 O2</w:t>
            </w:r>
          </w:p>
        </w:tc>
        <w:tc>
          <w:tcPr>
            <w:tcW w:w="3091" w:type="dxa"/>
          </w:tcPr>
          <w:p w14:paraId="1CECBC06" w14:textId="0459B639" w:rsidR="00EA257A" w:rsidRPr="00EA257A" w:rsidRDefault="00EA257A" w:rsidP="0052287D">
            <w:pPr>
              <w:spacing w:line="240" w:lineRule="auto"/>
              <w:jc w:val="both"/>
              <w:rPr>
                <w:sz w:val="16"/>
                <w:szCs w:val="16"/>
              </w:rPr>
            </w:pPr>
            <w:r w:rsidRPr="00EA257A">
              <w:rPr>
                <w:sz w:val="16"/>
                <w:szCs w:val="16"/>
              </w:rPr>
              <w:t>Tryptophan</w:t>
            </w:r>
          </w:p>
        </w:tc>
        <w:tc>
          <w:tcPr>
            <w:tcW w:w="578" w:type="dxa"/>
          </w:tcPr>
          <w:p w14:paraId="40F5F4DE" w14:textId="00B06E78" w:rsidR="00EA257A" w:rsidRPr="00EA257A" w:rsidRDefault="00EA257A" w:rsidP="0052287D">
            <w:pPr>
              <w:spacing w:line="240" w:lineRule="auto"/>
              <w:jc w:val="both"/>
              <w:rPr>
                <w:sz w:val="16"/>
                <w:szCs w:val="16"/>
              </w:rPr>
            </w:pPr>
            <w:r w:rsidRPr="00EA257A">
              <w:rPr>
                <w:sz w:val="16"/>
                <w:szCs w:val="16"/>
              </w:rPr>
              <w:t>A</w:t>
            </w:r>
          </w:p>
        </w:tc>
        <w:tc>
          <w:tcPr>
            <w:tcW w:w="860" w:type="dxa"/>
          </w:tcPr>
          <w:p w14:paraId="36BFB573" w14:textId="0B8AA932" w:rsidR="00EA257A" w:rsidRPr="00EA257A" w:rsidRDefault="00EA257A" w:rsidP="0052287D">
            <w:pPr>
              <w:spacing w:line="240" w:lineRule="auto"/>
              <w:jc w:val="both"/>
              <w:rPr>
                <w:sz w:val="16"/>
                <w:szCs w:val="16"/>
              </w:rPr>
            </w:pPr>
            <w:r w:rsidRPr="00EA257A">
              <w:rPr>
                <w:sz w:val="16"/>
                <w:szCs w:val="16"/>
              </w:rPr>
              <w:t>204.0896</w:t>
            </w:r>
          </w:p>
        </w:tc>
        <w:tc>
          <w:tcPr>
            <w:tcW w:w="860" w:type="dxa"/>
          </w:tcPr>
          <w:p w14:paraId="73A0DD95" w14:textId="61898E19" w:rsidR="00EA257A" w:rsidRPr="00EA257A" w:rsidRDefault="00EA257A" w:rsidP="0052287D">
            <w:pPr>
              <w:spacing w:line="240" w:lineRule="auto"/>
              <w:jc w:val="both"/>
              <w:rPr>
                <w:sz w:val="16"/>
                <w:szCs w:val="16"/>
              </w:rPr>
            </w:pPr>
            <w:r w:rsidRPr="00EA257A">
              <w:rPr>
                <w:sz w:val="16"/>
                <w:szCs w:val="16"/>
              </w:rPr>
              <w:t>205.0968</w:t>
            </w:r>
          </w:p>
        </w:tc>
        <w:tc>
          <w:tcPr>
            <w:tcW w:w="574" w:type="dxa"/>
          </w:tcPr>
          <w:p w14:paraId="7D61910A" w14:textId="751D3D7E" w:rsidR="00EA257A" w:rsidRPr="00EA257A" w:rsidRDefault="00EA257A" w:rsidP="0052287D">
            <w:pPr>
              <w:spacing w:line="240" w:lineRule="auto"/>
              <w:jc w:val="both"/>
              <w:rPr>
                <w:sz w:val="16"/>
                <w:szCs w:val="16"/>
              </w:rPr>
            </w:pPr>
            <w:r w:rsidRPr="00EA257A">
              <w:rPr>
                <w:sz w:val="16"/>
                <w:szCs w:val="16"/>
              </w:rPr>
              <w:t>4.51</w:t>
            </w:r>
          </w:p>
        </w:tc>
        <w:tc>
          <w:tcPr>
            <w:tcW w:w="1073" w:type="dxa"/>
          </w:tcPr>
          <w:p w14:paraId="23062CD6" w14:textId="7DCCFC36" w:rsidR="00EA257A" w:rsidRPr="00EA257A" w:rsidRDefault="00EA257A" w:rsidP="0052287D">
            <w:pPr>
              <w:spacing w:line="240" w:lineRule="auto"/>
              <w:jc w:val="both"/>
              <w:rPr>
                <w:sz w:val="16"/>
                <w:szCs w:val="16"/>
              </w:rPr>
            </w:pPr>
            <w:r w:rsidRPr="00EA257A">
              <w:rPr>
                <w:sz w:val="16"/>
                <w:szCs w:val="16"/>
              </w:rPr>
              <w:t>2.82</w:t>
            </w:r>
          </w:p>
        </w:tc>
      </w:tr>
      <w:tr w:rsidR="00EA257A" w:rsidRPr="00EA257A" w14:paraId="3ED02EF7" w14:textId="77777777" w:rsidTr="00EA257A">
        <w:tc>
          <w:tcPr>
            <w:tcW w:w="1980" w:type="dxa"/>
          </w:tcPr>
          <w:p w14:paraId="06749EC6" w14:textId="3BF4A41F" w:rsidR="00EA257A" w:rsidRPr="00EA257A" w:rsidRDefault="00EA257A" w:rsidP="0052287D">
            <w:pPr>
              <w:spacing w:line="240" w:lineRule="auto"/>
              <w:jc w:val="both"/>
              <w:rPr>
                <w:sz w:val="16"/>
                <w:szCs w:val="16"/>
              </w:rPr>
            </w:pPr>
            <w:r w:rsidRPr="00EA257A">
              <w:rPr>
                <w:sz w:val="16"/>
                <w:szCs w:val="16"/>
              </w:rPr>
              <w:t>C9 H11 N O3</w:t>
            </w:r>
          </w:p>
        </w:tc>
        <w:tc>
          <w:tcPr>
            <w:tcW w:w="3091" w:type="dxa"/>
          </w:tcPr>
          <w:p w14:paraId="42FBB5AC" w14:textId="33490085" w:rsidR="00EA257A" w:rsidRPr="00EA257A" w:rsidRDefault="00EA257A" w:rsidP="0052287D">
            <w:pPr>
              <w:spacing w:line="240" w:lineRule="auto"/>
              <w:jc w:val="both"/>
              <w:rPr>
                <w:sz w:val="16"/>
                <w:szCs w:val="16"/>
              </w:rPr>
            </w:pPr>
            <w:r w:rsidRPr="00EA257A">
              <w:rPr>
                <w:sz w:val="16"/>
                <w:szCs w:val="16"/>
              </w:rPr>
              <w:t>Tyrosine</w:t>
            </w:r>
          </w:p>
        </w:tc>
        <w:tc>
          <w:tcPr>
            <w:tcW w:w="578" w:type="dxa"/>
          </w:tcPr>
          <w:p w14:paraId="4D75539C" w14:textId="12A5BE31" w:rsidR="00EA257A" w:rsidRPr="00EA257A" w:rsidRDefault="00EA257A" w:rsidP="0052287D">
            <w:pPr>
              <w:spacing w:line="240" w:lineRule="auto"/>
              <w:jc w:val="both"/>
              <w:rPr>
                <w:sz w:val="16"/>
                <w:szCs w:val="16"/>
              </w:rPr>
            </w:pPr>
            <w:r w:rsidRPr="00EA257A">
              <w:rPr>
                <w:sz w:val="16"/>
                <w:szCs w:val="16"/>
              </w:rPr>
              <w:t>B</w:t>
            </w:r>
          </w:p>
        </w:tc>
        <w:tc>
          <w:tcPr>
            <w:tcW w:w="860" w:type="dxa"/>
          </w:tcPr>
          <w:p w14:paraId="2915767E" w14:textId="7B7E2966" w:rsidR="00EA257A" w:rsidRPr="00EA257A" w:rsidRDefault="00EA257A" w:rsidP="0052287D">
            <w:pPr>
              <w:spacing w:line="240" w:lineRule="auto"/>
              <w:jc w:val="both"/>
              <w:rPr>
                <w:sz w:val="16"/>
                <w:szCs w:val="16"/>
              </w:rPr>
            </w:pPr>
            <w:r w:rsidRPr="00EA257A">
              <w:rPr>
                <w:sz w:val="16"/>
                <w:szCs w:val="16"/>
              </w:rPr>
              <w:t>164.0474</w:t>
            </w:r>
          </w:p>
        </w:tc>
        <w:tc>
          <w:tcPr>
            <w:tcW w:w="860" w:type="dxa"/>
          </w:tcPr>
          <w:p w14:paraId="376F8C0D" w14:textId="320738D3" w:rsidR="00EA257A" w:rsidRPr="00EA257A" w:rsidRDefault="00EA257A" w:rsidP="0052287D">
            <w:pPr>
              <w:spacing w:line="240" w:lineRule="auto"/>
              <w:jc w:val="both"/>
              <w:rPr>
                <w:sz w:val="16"/>
                <w:szCs w:val="16"/>
              </w:rPr>
            </w:pPr>
            <w:r w:rsidRPr="00EA257A">
              <w:rPr>
                <w:sz w:val="16"/>
                <w:szCs w:val="16"/>
              </w:rPr>
              <w:t>182.0812</w:t>
            </w:r>
          </w:p>
        </w:tc>
        <w:tc>
          <w:tcPr>
            <w:tcW w:w="574" w:type="dxa"/>
          </w:tcPr>
          <w:p w14:paraId="4D5CA51D" w14:textId="5A1BB96A" w:rsidR="00EA257A" w:rsidRPr="00EA257A" w:rsidRDefault="00EA257A" w:rsidP="0052287D">
            <w:pPr>
              <w:spacing w:line="240" w:lineRule="auto"/>
              <w:jc w:val="both"/>
              <w:rPr>
                <w:sz w:val="16"/>
                <w:szCs w:val="16"/>
              </w:rPr>
            </w:pPr>
            <w:r w:rsidRPr="00EA257A">
              <w:rPr>
                <w:sz w:val="16"/>
                <w:szCs w:val="16"/>
              </w:rPr>
              <w:t>5.05</w:t>
            </w:r>
          </w:p>
        </w:tc>
        <w:tc>
          <w:tcPr>
            <w:tcW w:w="1073" w:type="dxa"/>
          </w:tcPr>
          <w:p w14:paraId="763733EE" w14:textId="74A4EB46" w:rsidR="00EA257A" w:rsidRPr="00EA257A" w:rsidRDefault="00EA257A" w:rsidP="0052287D">
            <w:pPr>
              <w:spacing w:line="240" w:lineRule="auto"/>
              <w:jc w:val="both"/>
              <w:rPr>
                <w:sz w:val="16"/>
                <w:szCs w:val="16"/>
              </w:rPr>
            </w:pPr>
            <w:r w:rsidRPr="00EA257A">
              <w:rPr>
                <w:sz w:val="16"/>
                <w:szCs w:val="16"/>
              </w:rPr>
              <w:t>2.81</w:t>
            </w:r>
          </w:p>
        </w:tc>
      </w:tr>
      <w:tr w:rsidR="00EA257A" w:rsidRPr="00EA257A" w14:paraId="50FACC8A" w14:textId="77777777" w:rsidTr="00EA257A">
        <w:tc>
          <w:tcPr>
            <w:tcW w:w="1980" w:type="dxa"/>
          </w:tcPr>
          <w:p w14:paraId="53A69D29" w14:textId="75E2DF7A" w:rsidR="00EA257A" w:rsidRPr="00EA257A" w:rsidRDefault="00EA257A" w:rsidP="0052287D">
            <w:pPr>
              <w:spacing w:line="240" w:lineRule="auto"/>
              <w:jc w:val="both"/>
              <w:rPr>
                <w:sz w:val="16"/>
                <w:szCs w:val="16"/>
              </w:rPr>
            </w:pPr>
            <w:r w:rsidRPr="00EA257A">
              <w:rPr>
                <w:sz w:val="16"/>
                <w:szCs w:val="16"/>
              </w:rPr>
              <w:t>C10 H16 N2 O3 S</w:t>
            </w:r>
          </w:p>
        </w:tc>
        <w:tc>
          <w:tcPr>
            <w:tcW w:w="3091" w:type="dxa"/>
          </w:tcPr>
          <w:p w14:paraId="39E80928" w14:textId="1BA43FB0" w:rsidR="00EA257A" w:rsidRPr="00EA257A" w:rsidRDefault="00EA257A" w:rsidP="0052287D">
            <w:pPr>
              <w:spacing w:line="240" w:lineRule="auto"/>
              <w:jc w:val="both"/>
              <w:rPr>
                <w:sz w:val="16"/>
                <w:szCs w:val="16"/>
              </w:rPr>
            </w:pPr>
            <w:r w:rsidRPr="00EA257A">
              <w:rPr>
                <w:sz w:val="16"/>
                <w:szCs w:val="16"/>
              </w:rPr>
              <w:t>Biotin</w:t>
            </w:r>
          </w:p>
        </w:tc>
        <w:tc>
          <w:tcPr>
            <w:tcW w:w="578" w:type="dxa"/>
          </w:tcPr>
          <w:p w14:paraId="15B42684" w14:textId="072BF9DD" w:rsidR="00EA257A" w:rsidRPr="00EA257A" w:rsidRDefault="00EA257A" w:rsidP="0052287D">
            <w:pPr>
              <w:spacing w:line="240" w:lineRule="auto"/>
              <w:jc w:val="both"/>
              <w:rPr>
                <w:sz w:val="16"/>
                <w:szCs w:val="16"/>
              </w:rPr>
            </w:pPr>
            <w:r w:rsidRPr="00EA257A">
              <w:rPr>
                <w:sz w:val="16"/>
                <w:szCs w:val="16"/>
              </w:rPr>
              <w:t>B</w:t>
            </w:r>
          </w:p>
        </w:tc>
        <w:tc>
          <w:tcPr>
            <w:tcW w:w="860" w:type="dxa"/>
          </w:tcPr>
          <w:p w14:paraId="3B364768" w14:textId="3D1D4C3B" w:rsidR="00EA257A" w:rsidRPr="00EA257A" w:rsidRDefault="00EA257A" w:rsidP="0052287D">
            <w:pPr>
              <w:spacing w:line="240" w:lineRule="auto"/>
              <w:jc w:val="both"/>
              <w:rPr>
                <w:sz w:val="16"/>
                <w:szCs w:val="16"/>
              </w:rPr>
            </w:pPr>
            <w:r w:rsidRPr="00EA257A">
              <w:rPr>
                <w:sz w:val="16"/>
                <w:szCs w:val="16"/>
              </w:rPr>
              <w:t>244.0881</w:t>
            </w:r>
          </w:p>
        </w:tc>
        <w:tc>
          <w:tcPr>
            <w:tcW w:w="860" w:type="dxa"/>
          </w:tcPr>
          <w:p w14:paraId="2C5E3620" w14:textId="28024F13" w:rsidR="00EA257A" w:rsidRPr="00EA257A" w:rsidRDefault="00EA257A" w:rsidP="0052287D">
            <w:pPr>
              <w:spacing w:line="240" w:lineRule="auto"/>
              <w:jc w:val="both"/>
              <w:rPr>
                <w:sz w:val="16"/>
                <w:szCs w:val="16"/>
              </w:rPr>
            </w:pPr>
            <w:r w:rsidRPr="00EA257A">
              <w:rPr>
                <w:sz w:val="16"/>
                <w:szCs w:val="16"/>
              </w:rPr>
              <w:t>245.0954</w:t>
            </w:r>
          </w:p>
        </w:tc>
        <w:tc>
          <w:tcPr>
            <w:tcW w:w="574" w:type="dxa"/>
          </w:tcPr>
          <w:p w14:paraId="354F3F32" w14:textId="7BA044FF" w:rsidR="00EA257A" w:rsidRPr="00EA257A" w:rsidRDefault="00EA257A" w:rsidP="0052287D">
            <w:pPr>
              <w:spacing w:line="240" w:lineRule="auto"/>
              <w:jc w:val="both"/>
              <w:rPr>
                <w:sz w:val="16"/>
                <w:szCs w:val="16"/>
              </w:rPr>
            </w:pPr>
            <w:r w:rsidRPr="00EA257A">
              <w:rPr>
                <w:sz w:val="16"/>
                <w:szCs w:val="16"/>
              </w:rPr>
              <w:t>1.33</w:t>
            </w:r>
          </w:p>
        </w:tc>
        <w:tc>
          <w:tcPr>
            <w:tcW w:w="1073" w:type="dxa"/>
          </w:tcPr>
          <w:p w14:paraId="3C382546" w14:textId="4E83D436" w:rsidR="00EA257A" w:rsidRPr="00EA257A" w:rsidRDefault="00EA257A" w:rsidP="0052287D">
            <w:pPr>
              <w:spacing w:line="240" w:lineRule="auto"/>
              <w:jc w:val="both"/>
              <w:rPr>
                <w:sz w:val="16"/>
                <w:szCs w:val="16"/>
              </w:rPr>
            </w:pPr>
            <w:r w:rsidRPr="00EA257A">
              <w:rPr>
                <w:sz w:val="16"/>
                <w:szCs w:val="16"/>
              </w:rPr>
              <w:t>2.81</w:t>
            </w:r>
          </w:p>
        </w:tc>
      </w:tr>
      <w:tr w:rsidR="00EA257A" w:rsidRPr="00EA257A" w14:paraId="5C691A4B" w14:textId="77777777" w:rsidTr="00EA257A">
        <w:tc>
          <w:tcPr>
            <w:tcW w:w="1980" w:type="dxa"/>
          </w:tcPr>
          <w:p w14:paraId="4085A95E" w14:textId="3270F2E9" w:rsidR="00EA257A" w:rsidRPr="00EA257A" w:rsidRDefault="00EA257A" w:rsidP="0052287D">
            <w:pPr>
              <w:spacing w:line="240" w:lineRule="auto"/>
              <w:jc w:val="both"/>
              <w:rPr>
                <w:sz w:val="16"/>
                <w:szCs w:val="16"/>
              </w:rPr>
            </w:pPr>
            <w:r w:rsidRPr="00EA257A">
              <w:rPr>
                <w:sz w:val="16"/>
                <w:szCs w:val="16"/>
              </w:rPr>
              <w:t>C6 H2 N2 O12</w:t>
            </w:r>
          </w:p>
        </w:tc>
        <w:tc>
          <w:tcPr>
            <w:tcW w:w="3091" w:type="dxa"/>
          </w:tcPr>
          <w:p w14:paraId="62BF4FD1" w14:textId="77777777" w:rsidR="00EA257A" w:rsidRPr="00EA257A" w:rsidRDefault="00EA257A" w:rsidP="0052287D">
            <w:pPr>
              <w:spacing w:line="240" w:lineRule="auto"/>
              <w:jc w:val="both"/>
              <w:rPr>
                <w:sz w:val="16"/>
                <w:szCs w:val="16"/>
              </w:rPr>
            </w:pPr>
          </w:p>
        </w:tc>
        <w:tc>
          <w:tcPr>
            <w:tcW w:w="578" w:type="dxa"/>
          </w:tcPr>
          <w:p w14:paraId="6065E881" w14:textId="1E3034A5" w:rsidR="00EA257A" w:rsidRPr="00EA257A" w:rsidRDefault="00983A0D" w:rsidP="0052287D">
            <w:pPr>
              <w:spacing w:line="240" w:lineRule="auto"/>
              <w:jc w:val="both"/>
              <w:rPr>
                <w:sz w:val="16"/>
                <w:szCs w:val="16"/>
              </w:rPr>
            </w:pPr>
            <w:ins w:id="66" w:author="Kenneth MacLeod (Staff)" w:date="2025-12-03T12:46:00Z" w16du:dateUtc="2025-12-03T12:46:00Z">
              <w:r>
                <w:rPr>
                  <w:sz w:val="16"/>
                  <w:szCs w:val="16"/>
                </w:rPr>
                <w:t>D</w:t>
              </w:r>
            </w:ins>
          </w:p>
        </w:tc>
        <w:tc>
          <w:tcPr>
            <w:tcW w:w="860" w:type="dxa"/>
          </w:tcPr>
          <w:p w14:paraId="40958610" w14:textId="32239F93" w:rsidR="00EA257A" w:rsidRPr="00EA257A" w:rsidRDefault="00EA257A" w:rsidP="0052287D">
            <w:pPr>
              <w:spacing w:line="240" w:lineRule="auto"/>
              <w:jc w:val="both"/>
              <w:rPr>
                <w:sz w:val="16"/>
                <w:szCs w:val="16"/>
              </w:rPr>
            </w:pPr>
            <w:r w:rsidRPr="00EA257A">
              <w:rPr>
                <w:sz w:val="16"/>
                <w:szCs w:val="16"/>
              </w:rPr>
              <w:t>293.9611</w:t>
            </w:r>
          </w:p>
        </w:tc>
        <w:tc>
          <w:tcPr>
            <w:tcW w:w="860" w:type="dxa"/>
          </w:tcPr>
          <w:p w14:paraId="4344EE8D" w14:textId="1BAD9675" w:rsidR="00EA257A" w:rsidRPr="00EA257A" w:rsidRDefault="00EA257A" w:rsidP="0052287D">
            <w:pPr>
              <w:spacing w:line="240" w:lineRule="auto"/>
              <w:jc w:val="both"/>
              <w:rPr>
                <w:sz w:val="16"/>
                <w:szCs w:val="16"/>
              </w:rPr>
            </w:pPr>
            <w:r w:rsidRPr="00EA257A">
              <w:rPr>
                <w:sz w:val="16"/>
                <w:szCs w:val="16"/>
              </w:rPr>
              <w:t>294.9684</w:t>
            </w:r>
          </w:p>
        </w:tc>
        <w:tc>
          <w:tcPr>
            <w:tcW w:w="574" w:type="dxa"/>
          </w:tcPr>
          <w:p w14:paraId="46806FCA" w14:textId="6D71C7FD" w:rsidR="00EA257A" w:rsidRPr="00EA257A" w:rsidRDefault="00EA257A" w:rsidP="0052287D">
            <w:pPr>
              <w:spacing w:line="240" w:lineRule="auto"/>
              <w:jc w:val="both"/>
              <w:rPr>
                <w:sz w:val="16"/>
                <w:szCs w:val="16"/>
              </w:rPr>
            </w:pPr>
            <w:r w:rsidRPr="00EA257A">
              <w:rPr>
                <w:sz w:val="16"/>
                <w:szCs w:val="16"/>
              </w:rPr>
              <w:t>5.47</w:t>
            </w:r>
          </w:p>
        </w:tc>
        <w:tc>
          <w:tcPr>
            <w:tcW w:w="1073" w:type="dxa"/>
          </w:tcPr>
          <w:p w14:paraId="484D66AF" w14:textId="41122BAC" w:rsidR="00EA257A" w:rsidRPr="00EA257A" w:rsidRDefault="00EA257A" w:rsidP="0052287D">
            <w:pPr>
              <w:spacing w:line="240" w:lineRule="auto"/>
              <w:jc w:val="both"/>
              <w:rPr>
                <w:sz w:val="16"/>
                <w:szCs w:val="16"/>
              </w:rPr>
            </w:pPr>
            <w:r w:rsidRPr="00EA257A">
              <w:rPr>
                <w:sz w:val="16"/>
                <w:szCs w:val="16"/>
              </w:rPr>
              <w:t>2.79</w:t>
            </w:r>
          </w:p>
        </w:tc>
      </w:tr>
      <w:tr w:rsidR="00EA257A" w:rsidRPr="00EA257A" w14:paraId="29BAF14C" w14:textId="77777777" w:rsidTr="00EA257A">
        <w:tc>
          <w:tcPr>
            <w:tcW w:w="1980" w:type="dxa"/>
          </w:tcPr>
          <w:p w14:paraId="47229D77" w14:textId="71223B93" w:rsidR="00EA257A" w:rsidRPr="00EA257A" w:rsidRDefault="00EA257A" w:rsidP="0052287D">
            <w:pPr>
              <w:spacing w:line="240" w:lineRule="auto"/>
              <w:jc w:val="both"/>
              <w:rPr>
                <w:sz w:val="16"/>
                <w:szCs w:val="16"/>
              </w:rPr>
            </w:pPr>
            <w:r w:rsidRPr="00EA257A">
              <w:rPr>
                <w:sz w:val="16"/>
                <w:szCs w:val="16"/>
              </w:rPr>
              <w:t>C4 H5 Cl N3 P3</w:t>
            </w:r>
          </w:p>
        </w:tc>
        <w:tc>
          <w:tcPr>
            <w:tcW w:w="3091" w:type="dxa"/>
          </w:tcPr>
          <w:p w14:paraId="15FFBF7E" w14:textId="77777777" w:rsidR="00EA257A" w:rsidRPr="00EA257A" w:rsidRDefault="00EA257A" w:rsidP="0052287D">
            <w:pPr>
              <w:spacing w:line="240" w:lineRule="auto"/>
              <w:jc w:val="both"/>
              <w:rPr>
                <w:sz w:val="16"/>
                <w:szCs w:val="16"/>
              </w:rPr>
            </w:pPr>
          </w:p>
        </w:tc>
        <w:tc>
          <w:tcPr>
            <w:tcW w:w="578" w:type="dxa"/>
          </w:tcPr>
          <w:p w14:paraId="0F61EF69" w14:textId="7C0C935B" w:rsidR="00EA257A" w:rsidRPr="00EA257A" w:rsidRDefault="00983A0D" w:rsidP="0052287D">
            <w:pPr>
              <w:spacing w:line="240" w:lineRule="auto"/>
              <w:jc w:val="both"/>
              <w:rPr>
                <w:sz w:val="16"/>
                <w:szCs w:val="16"/>
              </w:rPr>
            </w:pPr>
            <w:ins w:id="67" w:author="Kenneth MacLeod (Staff)" w:date="2025-12-03T12:46:00Z" w16du:dateUtc="2025-12-03T12:46:00Z">
              <w:r>
                <w:rPr>
                  <w:sz w:val="16"/>
                  <w:szCs w:val="16"/>
                </w:rPr>
                <w:t>D</w:t>
              </w:r>
            </w:ins>
          </w:p>
        </w:tc>
        <w:tc>
          <w:tcPr>
            <w:tcW w:w="860" w:type="dxa"/>
          </w:tcPr>
          <w:p w14:paraId="3B2A502F" w14:textId="49546B4A" w:rsidR="00EA257A" w:rsidRPr="00EA257A" w:rsidRDefault="00EA257A" w:rsidP="0052287D">
            <w:pPr>
              <w:spacing w:line="240" w:lineRule="auto"/>
              <w:jc w:val="both"/>
              <w:rPr>
                <w:sz w:val="16"/>
                <w:szCs w:val="16"/>
              </w:rPr>
            </w:pPr>
            <w:r w:rsidRPr="00EA257A">
              <w:rPr>
                <w:sz w:val="16"/>
                <w:szCs w:val="16"/>
              </w:rPr>
              <w:t>222.9388</w:t>
            </w:r>
          </w:p>
        </w:tc>
        <w:tc>
          <w:tcPr>
            <w:tcW w:w="860" w:type="dxa"/>
          </w:tcPr>
          <w:p w14:paraId="6152E806" w14:textId="46A4DD82" w:rsidR="00EA257A" w:rsidRPr="00EA257A" w:rsidRDefault="00EA257A" w:rsidP="0052287D">
            <w:pPr>
              <w:spacing w:line="240" w:lineRule="auto"/>
              <w:jc w:val="both"/>
              <w:rPr>
                <w:sz w:val="16"/>
                <w:szCs w:val="16"/>
              </w:rPr>
            </w:pPr>
            <w:r w:rsidRPr="00EA257A">
              <w:rPr>
                <w:sz w:val="16"/>
                <w:szCs w:val="16"/>
              </w:rPr>
              <w:t>223.9460</w:t>
            </w:r>
          </w:p>
        </w:tc>
        <w:tc>
          <w:tcPr>
            <w:tcW w:w="574" w:type="dxa"/>
          </w:tcPr>
          <w:p w14:paraId="449C1CEC" w14:textId="3DD2A615" w:rsidR="00EA257A" w:rsidRPr="00EA257A" w:rsidRDefault="00EA257A" w:rsidP="0052287D">
            <w:pPr>
              <w:spacing w:line="240" w:lineRule="auto"/>
              <w:jc w:val="both"/>
              <w:rPr>
                <w:sz w:val="16"/>
                <w:szCs w:val="16"/>
              </w:rPr>
            </w:pPr>
            <w:r w:rsidRPr="00EA257A">
              <w:rPr>
                <w:sz w:val="16"/>
                <w:szCs w:val="16"/>
              </w:rPr>
              <w:t>5.96</w:t>
            </w:r>
          </w:p>
        </w:tc>
        <w:tc>
          <w:tcPr>
            <w:tcW w:w="1073" w:type="dxa"/>
          </w:tcPr>
          <w:p w14:paraId="340E7568" w14:textId="553A5602" w:rsidR="00EA257A" w:rsidRPr="00EA257A" w:rsidRDefault="00EA257A" w:rsidP="0052287D">
            <w:pPr>
              <w:spacing w:line="240" w:lineRule="auto"/>
              <w:jc w:val="both"/>
              <w:rPr>
                <w:sz w:val="16"/>
                <w:szCs w:val="16"/>
              </w:rPr>
            </w:pPr>
            <w:r w:rsidRPr="00EA257A">
              <w:rPr>
                <w:sz w:val="16"/>
                <w:szCs w:val="16"/>
              </w:rPr>
              <w:t>2.78</w:t>
            </w:r>
          </w:p>
        </w:tc>
      </w:tr>
      <w:tr w:rsidR="00EA257A" w:rsidRPr="00EA257A" w14:paraId="1973BE7F" w14:textId="77777777" w:rsidTr="00EA257A">
        <w:tc>
          <w:tcPr>
            <w:tcW w:w="1980" w:type="dxa"/>
          </w:tcPr>
          <w:p w14:paraId="03C7B446" w14:textId="3A027786" w:rsidR="00EA257A" w:rsidRPr="00EA257A" w:rsidRDefault="00EA257A" w:rsidP="0052287D">
            <w:pPr>
              <w:spacing w:line="240" w:lineRule="auto"/>
              <w:jc w:val="both"/>
              <w:rPr>
                <w:sz w:val="16"/>
                <w:szCs w:val="16"/>
              </w:rPr>
            </w:pPr>
            <w:r w:rsidRPr="00EA257A">
              <w:rPr>
                <w:sz w:val="16"/>
                <w:szCs w:val="16"/>
              </w:rPr>
              <w:t>C4 H13 Cl N5 O7 P3</w:t>
            </w:r>
          </w:p>
        </w:tc>
        <w:tc>
          <w:tcPr>
            <w:tcW w:w="3091" w:type="dxa"/>
          </w:tcPr>
          <w:p w14:paraId="1F5B95BB" w14:textId="77777777" w:rsidR="00EA257A" w:rsidRPr="00EA257A" w:rsidRDefault="00EA257A" w:rsidP="0052287D">
            <w:pPr>
              <w:spacing w:line="240" w:lineRule="auto"/>
              <w:jc w:val="both"/>
              <w:rPr>
                <w:sz w:val="16"/>
                <w:szCs w:val="16"/>
              </w:rPr>
            </w:pPr>
          </w:p>
        </w:tc>
        <w:tc>
          <w:tcPr>
            <w:tcW w:w="578" w:type="dxa"/>
          </w:tcPr>
          <w:p w14:paraId="178BF889" w14:textId="7A9D321B" w:rsidR="00EA257A" w:rsidRPr="00EA257A" w:rsidRDefault="00983A0D" w:rsidP="0052287D">
            <w:pPr>
              <w:spacing w:line="240" w:lineRule="auto"/>
              <w:jc w:val="both"/>
              <w:rPr>
                <w:sz w:val="16"/>
                <w:szCs w:val="16"/>
              </w:rPr>
            </w:pPr>
            <w:ins w:id="68" w:author="Kenneth MacLeod (Staff)" w:date="2025-12-03T12:46:00Z" w16du:dateUtc="2025-12-03T12:46:00Z">
              <w:r>
                <w:rPr>
                  <w:sz w:val="16"/>
                  <w:szCs w:val="16"/>
                </w:rPr>
                <w:t>D</w:t>
              </w:r>
            </w:ins>
          </w:p>
        </w:tc>
        <w:tc>
          <w:tcPr>
            <w:tcW w:w="860" w:type="dxa"/>
          </w:tcPr>
          <w:p w14:paraId="6FCA4BD3" w14:textId="0BB01FA2" w:rsidR="00EA257A" w:rsidRPr="00EA257A" w:rsidRDefault="00EA257A" w:rsidP="0052287D">
            <w:pPr>
              <w:spacing w:line="240" w:lineRule="auto"/>
              <w:jc w:val="both"/>
              <w:rPr>
                <w:sz w:val="16"/>
                <w:szCs w:val="16"/>
              </w:rPr>
            </w:pPr>
            <w:r w:rsidRPr="00EA257A">
              <w:rPr>
                <w:sz w:val="16"/>
                <w:szCs w:val="16"/>
              </w:rPr>
              <w:t>370.9714</w:t>
            </w:r>
          </w:p>
        </w:tc>
        <w:tc>
          <w:tcPr>
            <w:tcW w:w="860" w:type="dxa"/>
          </w:tcPr>
          <w:p w14:paraId="3ECBD65D" w14:textId="7EBA360E" w:rsidR="00EA257A" w:rsidRPr="00EA257A" w:rsidRDefault="00EA257A" w:rsidP="0052287D">
            <w:pPr>
              <w:spacing w:line="240" w:lineRule="auto"/>
              <w:jc w:val="both"/>
              <w:rPr>
                <w:sz w:val="16"/>
                <w:szCs w:val="16"/>
              </w:rPr>
            </w:pPr>
            <w:r w:rsidRPr="00EA257A">
              <w:rPr>
                <w:sz w:val="16"/>
                <w:szCs w:val="16"/>
              </w:rPr>
              <w:t>371.9787</w:t>
            </w:r>
          </w:p>
        </w:tc>
        <w:tc>
          <w:tcPr>
            <w:tcW w:w="574" w:type="dxa"/>
          </w:tcPr>
          <w:p w14:paraId="2CEB793D" w14:textId="48B8BDBB" w:rsidR="00EA257A" w:rsidRPr="00EA257A" w:rsidRDefault="00EA257A" w:rsidP="0052287D">
            <w:pPr>
              <w:spacing w:line="240" w:lineRule="auto"/>
              <w:jc w:val="both"/>
              <w:rPr>
                <w:sz w:val="16"/>
                <w:szCs w:val="16"/>
              </w:rPr>
            </w:pPr>
            <w:r w:rsidRPr="00EA257A">
              <w:rPr>
                <w:sz w:val="16"/>
                <w:szCs w:val="16"/>
              </w:rPr>
              <w:t>5.94</w:t>
            </w:r>
          </w:p>
        </w:tc>
        <w:tc>
          <w:tcPr>
            <w:tcW w:w="1073" w:type="dxa"/>
          </w:tcPr>
          <w:p w14:paraId="6096EFA0" w14:textId="72539881" w:rsidR="00EA257A" w:rsidRPr="00EA257A" w:rsidRDefault="00EA257A" w:rsidP="0052287D">
            <w:pPr>
              <w:spacing w:line="240" w:lineRule="auto"/>
              <w:jc w:val="both"/>
              <w:rPr>
                <w:sz w:val="16"/>
                <w:szCs w:val="16"/>
              </w:rPr>
            </w:pPr>
            <w:r w:rsidRPr="00EA257A">
              <w:rPr>
                <w:sz w:val="16"/>
                <w:szCs w:val="16"/>
              </w:rPr>
              <w:t>2.73</w:t>
            </w:r>
          </w:p>
        </w:tc>
      </w:tr>
      <w:tr w:rsidR="00EA257A" w:rsidRPr="00EA257A" w14:paraId="5EC45A7C" w14:textId="77777777" w:rsidTr="00EA257A">
        <w:tc>
          <w:tcPr>
            <w:tcW w:w="1980" w:type="dxa"/>
          </w:tcPr>
          <w:p w14:paraId="085FBACC" w14:textId="0C0E8A72" w:rsidR="00EA257A" w:rsidRPr="00EA257A" w:rsidRDefault="00EA257A" w:rsidP="0052287D">
            <w:pPr>
              <w:spacing w:line="240" w:lineRule="auto"/>
              <w:jc w:val="both"/>
              <w:rPr>
                <w:sz w:val="16"/>
                <w:szCs w:val="16"/>
              </w:rPr>
            </w:pPr>
            <w:r w:rsidRPr="00EA257A">
              <w:rPr>
                <w:sz w:val="16"/>
                <w:szCs w:val="16"/>
              </w:rPr>
              <w:t>C6 H16 N5 O9 P3</w:t>
            </w:r>
          </w:p>
        </w:tc>
        <w:tc>
          <w:tcPr>
            <w:tcW w:w="3091" w:type="dxa"/>
          </w:tcPr>
          <w:p w14:paraId="5B8DE179" w14:textId="77777777" w:rsidR="00EA257A" w:rsidRPr="00EA257A" w:rsidRDefault="00EA257A" w:rsidP="0052287D">
            <w:pPr>
              <w:spacing w:line="240" w:lineRule="auto"/>
              <w:jc w:val="both"/>
              <w:rPr>
                <w:sz w:val="16"/>
                <w:szCs w:val="16"/>
              </w:rPr>
            </w:pPr>
          </w:p>
        </w:tc>
        <w:tc>
          <w:tcPr>
            <w:tcW w:w="578" w:type="dxa"/>
          </w:tcPr>
          <w:p w14:paraId="6D0FD617" w14:textId="051E5F1F" w:rsidR="00EA257A" w:rsidRPr="00EA257A" w:rsidRDefault="00983A0D" w:rsidP="0052287D">
            <w:pPr>
              <w:spacing w:line="240" w:lineRule="auto"/>
              <w:jc w:val="both"/>
              <w:rPr>
                <w:sz w:val="16"/>
                <w:szCs w:val="16"/>
              </w:rPr>
            </w:pPr>
            <w:ins w:id="69" w:author="Kenneth MacLeod (Staff)" w:date="2025-12-03T12:46:00Z" w16du:dateUtc="2025-12-03T12:46:00Z">
              <w:r>
                <w:rPr>
                  <w:sz w:val="16"/>
                  <w:szCs w:val="16"/>
                </w:rPr>
                <w:t>D</w:t>
              </w:r>
            </w:ins>
          </w:p>
        </w:tc>
        <w:tc>
          <w:tcPr>
            <w:tcW w:w="860" w:type="dxa"/>
          </w:tcPr>
          <w:p w14:paraId="13952938" w14:textId="24E1FB60" w:rsidR="00EA257A" w:rsidRPr="00EA257A" w:rsidRDefault="00EA257A" w:rsidP="0052287D">
            <w:pPr>
              <w:spacing w:line="240" w:lineRule="auto"/>
              <w:jc w:val="both"/>
              <w:rPr>
                <w:sz w:val="16"/>
                <w:szCs w:val="16"/>
              </w:rPr>
            </w:pPr>
            <w:r w:rsidRPr="00EA257A">
              <w:rPr>
                <w:sz w:val="16"/>
                <w:szCs w:val="16"/>
              </w:rPr>
              <w:t>395.0158</w:t>
            </w:r>
          </w:p>
        </w:tc>
        <w:tc>
          <w:tcPr>
            <w:tcW w:w="860" w:type="dxa"/>
          </w:tcPr>
          <w:p w14:paraId="5C5AFC5E" w14:textId="0C75620D" w:rsidR="00EA257A" w:rsidRPr="00EA257A" w:rsidRDefault="00EA257A" w:rsidP="0052287D">
            <w:pPr>
              <w:spacing w:line="240" w:lineRule="auto"/>
              <w:jc w:val="both"/>
              <w:rPr>
                <w:sz w:val="16"/>
                <w:szCs w:val="16"/>
              </w:rPr>
            </w:pPr>
            <w:r w:rsidRPr="00EA257A">
              <w:rPr>
                <w:sz w:val="16"/>
                <w:szCs w:val="16"/>
              </w:rPr>
              <w:t>396.0231</w:t>
            </w:r>
          </w:p>
        </w:tc>
        <w:tc>
          <w:tcPr>
            <w:tcW w:w="574" w:type="dxa"/>
          </w:tcPr>
          <w:p w14:paraId="299096BD" w14:textId="0E3F4DD7" w:rsidR="00EA257A" w:rsidRPr="00EA257A" w:rsidRDefault="00EA257A" w:rsidP="0052287D">
            <w:pPr>
              <w:spacing w:line="240" w:lineRule="auto"/>
              <w:jc w:val="both"/>
              <w:rPr>
                <w:sz w:val="16"/>
                <w:szCs w:val="16"/>
              </w:rPr>
            </w:pPr>
            <w:r w:rsidRPr="00EA257A">
              <w:rPr>
                <w:sz w:val="16"/>
                <w:szCs w:val="16"/>
              </w:rPr>
              <w:t>5.94</w:t>
            </w:r>
          </w:p>
        </w:tc>
        <w:tc>
          <w:tcPr>
            <w:tcW w:w="1073" w:type="dxa"/>
          </w:tcPr>
          <w:p w14:paraId="2AF39C6A" w14:textId="2D99DEAA" w:rsidR="00EA257A" w:rsidRPr="00EA257A" w:rsidRDefault="00EA257A" w:rsidP="0052287D">
            <w:pPr>
              <w:spacing w:line="240" w:lineRule="auto"/>
              <w:jc w:val="both"/>
              <w:rPr>
                <w:sz w:val="16"/>
                <w:szCs w:val="16"/>
              </w:rPr>
            </w:pPr>
            <w:r w:rsidRPr="00EA257A">
              <w:rPr>
                <w:sz w:val="16"/>
                <w:szCs w:val="16"/>
              </w:rPr>
              <w:t>2.71</w:t>
            </w:r>
          </w:p>
        </w:tc>
      </w:tr>
      <w:tr w:rsidR="00EA257A" w:rsidRPr="00EA257A" w14:paraId="39030C34" w14:textId="77777777" w:rsidTr="00EA257A">
        <w:tc>
          <w:tcPr>
            <w:tcW w:w="1980" w:type="dxa"/>
          </w:tcPr>
          <w:p w14:paraId="2DD027EE" w14:textId="02FFE406" w:rsidR="00EA257A" w:rsidRPr="00EA257A" w:rsidRDefault="00EA257A" w:rsidP="0052287D">
            <w:pPr>
              <w:spacing w:line="240" w:lineRule="auto"/>
              <w:jc w:val="both"/>
              <w:rPr>
                <w:sz w:val="16"/>
                <w:szCs w:val="16"/>
              </w:rPr>
            </w:pPr>
            <w:r w:rsidRPr="00EA257A">
              <w:rPr>
                <w:sz w:val="16"/>
                <w:szCs w:val="16"/>
              </w:rPr>
              <w:t>C8 H9 N</w:t>
            </w:r>
          </w:p>
        </w:tc>
        <w:tc>
          <w:tcPr>
            <w:tcW w:w="3091" w:type="dxa"/>
          </w:tcPr>
          <w:p w14:paraId="2598A9FB" w14:textId="77777777" w:rsidR="00EA257A" w:rsidRPr="00EA257A" w:rsidRDefault="00EA257A" w:rsidP="0052287D">
            <w:pPr>
              <w:spacing w:line="240" w:lineRule="auto"/>
              <w:jc w:val="both"/>
              <w:rPr>
                <w:sz w:val="16"/>
                <w:szCs w:val="16"/>
              </w:rPr>
            </w:pPr>
          </w:p>
        </w:tc>
        <w:tc>
          <w:tcPr>
            <w:tcW w:w="578" w:type="dxa"/>
          </w:tcPr>
          <w:p w14:paraId="6CBDD7D3" w14:textId="6BDA6198" w:rsidR="00EA257A" w:rsidRPr="00EA257A" w:rsidRDefault="00983A0D" w:rsidP="0052287D">
            <w:pPr>
              <w:spacing w:line="240" w:lineRule="auto"/>
              <w:jc w:val="both"/>
              <w:rPr>
                <w:sz w:val="16"/>
                <w:szCs w:val="16"/>
              </w:rPr>
            </w:pPr>
            <w:ins w:id="70" w:author="Kenneth MacLeod (Staff)" w:date="2025-12-03T12:46:00Z" w16du:dateUtc="2025-12-03T12:46:00Z">
              <w:r>
                <w:rPr>
                  <w:sz w:val="16"/>
                  <w:szCs w:val="16"/>
                </w:rPr>
                <w:t>D</w:t>
              </w:r>
            </w:ins>
          </w:p>
        </w:tc>
        <w:tc>
          <w:tcPr>
            <w:tcW w:w="860" w:type="dxa"/>
          </w:tcPr>
          <w:p w14:paraId="4A0DAB18" w14:textId="2DDB5980" w:rsidR="00EA257A" w:rsidRPr="00EA257A" w:rsidRDefault="00EA257A" w:rsidP="0052287D">
            <w:pPr>
              <w:spacing w:line="240" w:lineRule="auto"/>
              <w:jc w:val="both"/>
              <w:rPr>
                <w:sz w:val="16"/>
                <w:szCs w:val="16"/>
              </w:rPr>
            </w:pPr>
            <w:r w:rsidRPr="00EA257A">
              <w:rPr>
                <w:sz w:val="16"/>
                <w:szCs w:val="16"/>
              </w:rPr>
              <w:t>119.0734</w:t>
            </w:r>
          </w:p>
        </w:tc>
        <w:tc>
          <w:tcPr>
            <w:tcW w:w="860" w:type="dxa"/>
          </w:tcPr>
          <w:p w14:paraId="096991DC" w14:textId="53055A7E" w:rsidR="00EA257A" w:rsidRPr="00EA257A" w:rsidRDefault="00EA257A" w:rsidP="0052287D">
            <w:pPr>
              <w:spacing w:line="240" w:lineRule="auto"/>
              <w:jc w:val="both"/>
              <w:rPr>
                <w:sz w:val="16"/>
                <w:szCs w:val="16"/>
              </w:rPr>
            </w:pPr>
            <w:r w:rsidRPr="00EA257A">
              <w:rPr>
                <w:sz w:val="16"/>
                <w:szCs w:val="16"/>
              </w:rPr>
              <w:t>120.0807</w:t>
            </w:r>
          </w:p>
        </w:tc>
        <w:tc>
          <w:tcPr>
            <w:tcW w:w="574" w:type="dxa"/>
          </w:tcPr>
          <w:p w14:paraId="320D6C1B" w14:textId="0F6D8033" w:rsidR="00EA257A" w:rsidRPr="00EA257A" w:rsidRDefault="00EA257A" w:rsidP="0052287D">
            <w:pPr>
              <w:spacing w:line="240" w:lineRule="auto"/>
              <w:jc w:val="both"/>
              <w:rPr>
                <w:sz w:val="16"/>
                <w:szCs w:val="16"/>
              </w:rPr>
            </w:pPr>
            <w:r w:rsidRPr="00EA257A">
              <w:rPr>
                <w:sz w:val="16"/>
                <w:szCs w:val="16"/>
              </w:rPr>
              <w:t>4.17</w:t>
            </w:r>
          </w:p>
        </w:tc>
        <w:tc>
          <w:tcPr>
            <w:tcW w:w="1073" w:type="dxa"/>
          </w:tcPr>
          <w:p w14:paraId="47F910B7" w14:textId="76DBD1A2" w:rsidR="00EA257A" w:rsidRPr="00EA257A" w:rsidRDefault="00EA257A" w:rsidP="0052287D">
            <w:pPr>
              <w:spacing w:line="240" w:lineRule="auto"/>
              <w:jc w:val="both"/>
              <w:rPr>
                <w:sz w:val="16"/>
                <w:szCs w:val="16"/>
              </w:rPr>
            </w:pPr>
            <w:r w:rsidRPr="00EA257A">
              <w:rPr>
                <w:sz w:val="16"/>
                <w:szCs w:val="16"/>
              </w:rPr>
              <w:t>2.67</w:t>
            </w:r>
          </w:p>
        </w:tc>
      </w:tr>
      <w:tr w:rsidR="00EA257A" w:rsidRPr="00EA257A" w14:paraId="41F6A6A8" w14:textId="77777777" w:rsidTr="00EA257A">
        <w:tc>
          <w:tcPr>
            <w:tcW w:w="1980" w:type="dxa"/>
          </w:tcPr>
          <w:p w14:paraId="44F80AEB" w14:textId="6A061B07" w:rsidR="00EA257A" w:rsidRPr="00EA257A" w:rsidRDefault="00EA257A" w:rsidP="0052287D">
            <w:pPr>
              <w:spacing w:line="240" w:lineRule="auto"/>
              <w:jc w:val="both"/>
              <w:rPr>
                <w:sz w:val="16"/>
                <w:szCs w:val="16"/>
              </w:rPr>
            </w:pPr>
            <w:r w:rsidRPr="00EA257A">
              <w:rPr>
                <w:sz w:val="16"/>
                <w:szCs w:val="16"/>
              </w:rPr>
              <w:t>C8 H6</w:t>
            </w:r>
          </w:p>
        </w:tc>
        <w:tc>
          <w:tcPr>
            <w:tcW w:w="3091" w:type="dxa"/>
          </w:tcPr>
          <w:p w14:paraId="7AC7C604" w14:textId="0747BA08" w:rsidR="00EA257A" w:rsidRPr="00EA257A" w:rsidRDefault="00EA257A" w:rsidP="0052287D">
            <w:pPr>
              <w:spacing w:line="240" w:lineRule="auto"/>
              <w:jc w:val="both"/>
              <w:rPr>
                <w:sz w:val="16"/>
                <w:szCs w:val="16"/>
              </w:rPr>
            </w:pPr>
            <w:r w:rsidRPr="00EA257A">
              <w:rPr>
                <w:sz w:val="16"/>
                <w:szCs w:val="16"/>
              </w:rPr>
              <w:t xml:space="preserve">[Similar to: </w:t>
            </w:r>
            <w:proofErr w:type="spellStart"/>
            <w:r w:rsidRPr="00EA257A">
              <w:rPr>
                <w:sz w:val="16"/>
                <w:szCs w:val="16"/>
              </w:rPr>
              <w:t>Phenylethanolamine</w:t>
            </w:r>
            <w:proofErr w:type="spellEnd"/>
            <w:r w:rsidRPr="00EA257A">
              <w:rPr>
                <w:sz w:val="16"/>
                <w:szCs w:val="16"/>
              </w:rPr>
              <w:t xml:space="preserve">; </w:t>
            </w:r>
            <w:proofErr w:type="spellStart"/>
            <w:r w:rsidRPr="00EA257A">
              <w:rPr>
                <w:sz w:val="16"/>
                <w:szCs w:val="16"/>
              </w:rPr>
              <w:t>ΔMass</w:t>
            </w:r>
            <w:proofErr w:type="spellEnd"/>
            <w:r w:rsidRPr="00EA257A">
              <w:rPr>
                <w:sz w:val="16"/>
                <w:szCs w:val="16"/>
              </w:rPr>
              <w:t>: -35.0372 Da]</w:t>
            </w:r>
          </w:p>
        </w:tc>
        <w:tc>
          <w:tcPr>
            <w:tcW w:w="578" w:type="dxa"/>
          </w:tcPr>
          <w:p w14:paraId="5D046FD4" w14:textId="65B87A41" w:rsidR="00EA257A" w:rsidRPr="00EA257A" w:rsidRDefault="00EA257A" w:rsidP="0052287D">
            <w:pPr>
              <w:spacing w:line="240" w:lineRule="auto"/>
              <w:jc w:val="both"/>
              <w:rPr>
                <w:sz w:val="16"/>
                <w:szCs w:val="16"/>
              </w:rPr>
            </w:pPr>
            <w:r w:rsidRPr="00EA257A">
              <w:rPr>
                <w:sz w:val="16"/>
                <w:szCs w:val="16"/>
              </w:rPr>
              <w:t>B</w:t>
            </w:r>
          </w:p>
        </w:tc>
        <w:tc>
          <w:tcPr>
            <w:tcW w:w="860" w:type="dxa"/>
          </w:tcPr>
          <w:p w14:paraId="0E42F2E8" w14:textId="7136F60A" w:rsidR="00EA257A" w:rsidRPr="00EA257A" w:rsidRDefault="00EA257A" w:rsidP="0052287D">
            <w:pPr>
              <w:spacing w:line="240" w:lineRule="auto"/>
              <w:jc w:val="both"/>
              <w:rPr>
                <w:sz w:val="16"/>
                <w:szCs w:val="16"/>
              </w:rPr>
            </w:pPr>
            <w:r w:rsidRPr="00EA257A">
              <w:rPr>
                <w:sz w:val="16"/>
                <w:szCs w:val="16"/>
              </w:rPr>
              <w:t>102.0468</w:t>
            </w:r>
          </w:p>
        </w:tc>
        <w:tc>
          <w:tcPr>
            <w:tcW w:w="860" w:type="dxa"/>
          </w:tcPr>
          <w:p w14:paraId="396D6E6C" w14:textId="6489C315" w:rsidR="00EA257A" w:rsidRPr="00EA257A" w:rsidRDefault="00EA257A" w:rsidP="0052287D">
            <w:pPr>
              <w:spacing w:line="240" w:lineRule="auto"/>
              <w:jc w:val="both"/>
              <w:rPr>
                <w:sz w:val="16"/>
                <w:szCs w:val="16"/>
              </w:rPr>
            </w:pPr>
            <w:r w:rsidRPr="00EA257A">
              <w:rPr>
                <w:sz w:val="16"/>
                <w:szCs w:val="16"/>
              </w:rPr>
              <w:t>120.0807</w:t>
            </w:r>
          </w:p>
        </w:tc>
        <w:tc>
          <w:tcPr>
            <w:tcW w:w="574" w:type="dxa"/>
          </w:tcPr>
          <w:p w14:paraId="3631EB4B" w14:textId="140DFABC" w:rsidR="00EA257A" w:rsidRPr="00EA257A" w:rsidRDefault="00EA257A" w:rsidP="0052287D">
            <w:pPr>
              <w:spacing w:line="240" w:lineRule="auto"/>
              <w:jc w:val="both"/>
              <w:rPr>
                <w:sz w:val="16"/>
                <w:szCs w:val="16"/>
              </w:rPr>
            </w:pPr>
            <w:r w:rsidRPr="00EA257A">
              <w:rPr>
                <w:sz w:val="16"/>
                <w:szCs w:val="16"/>
              </w:rPr>
              <w:t>4.17</w:t>
            </w:r>
          </w:p>
        </w:tc>
        <w:tc>
          <w:tcPr>
            <w:tcW w:w="1073" w:type="dxa"/>
          </w:tcPr>
          <w:p w14:paraId="341C6FB8" w14:textId="7758CCAB" w:rsidR="00EA257A" w:rsidRPr="00EA257A" w:rsidRDefault="00EA257A" w:rsidP="0052287D">
            <w:pPr>
              <w:spacing w:line="240" w:lineRule="auto"/>
              <w:jc w:val="both"/>
              <w:rPr>
                <w:sz w:val="16"/>
                <w:szCs w:val="16"/>
              </w:rPr>
            </w:pPr>
            <w:r w:rsidRPr="00EA257A">
              <w:rPr>
                <w:sz w:val="16"/>
                <w:szCs w:val="16"/>
              </w:rPr>
              <w:t>2.66</w:t>
            </w:r>
          </w:p>
        </w:tc>
      </w:tr>
      <w:tr w:rsidR="00EA257A" w:rsidRPr="00EA257A" w14:paraId="27982903" w14:textId="77777777" w:rsidTr="00EA257A">
        <w:tc>
          <w:tcPr>
            <w:tcW w:w="1980" w:type="dxa"/>
          </w:tcPr>
          <w:p w14:paraId="2E645971" w14:textId="24B0BC2D" w:rsidR="00EA257A" w:rsidRPr="00EA257A" w:rsidRDefault="00EA257A" w:rsidP="0052287D">
            <w:pPr>
              <w:spacing w:line="240" w:lineRule="auto"/>
              <w:jc w:val="both"/>
              <w:rPr>
                <w:sz w:val="16"/>
                <w:szCs w:val="16"/>
              </w:rPr>
            </w:pPr>
            <w:r w:rsidRPr="00EA257A">
              <w:rPr>
                <w:sz w:val="16"/>
                <w:szCs w:val="16"/>
              </w:rPr>
              <w:t>C7 H19 Cl N O13 P3</w:t>
            </w:r>
          </w:p>
        </w:tc>
        <w:tc>
          <w:tcPr>
            <w:tcW w:w="3091" w:type="dxa"/>
          </w:tcPr>
          <w:p w14:paraId="5AC818CB" w14:textId="77777777" w:rsidR="00EA257A" w:rsidRPr="00EA257A" w:rsidRDefault="00EA257A" w:rsidP="0052287D">
            <w:pPr>
              <w:spacing w:line="240" w:lineRule="auto"/>
              <w:jc w:val="both"/>
              <w:rPr>
                <w:sz w:val="16"/>
                <w:szCs w:val="16"/>
              </w:rPr>
            </w:pPr>
          </w:p>
        </w:tc>
        <w:tc>
          <w:tcPr>
            <w:tcW w:w="578" w:type="dxa"/>
          </w:tcPr>
          <w:p w14:paraId="496C0E4B" w14:textId="4F239784" w:rsidR="00EA257A" w:rsidRPr="00EA257A" w:rsidRDefault="00983A0D" w:rsidP="0052287D">
            <w:pPr>
              <w:spacing w:line="240" w:lineRule="auto"/>
              <w:jc w:val="both"/>
              <w:rPr>
                <w:sz w:val="16"/>
                <w:szCs w:val="16"/>
              </w:rPr>
            </w:pPr>
            <w:ins w:id="71" w:author="Kenneth MacLeod (Staff)" w:date="2025-12-03T12:46:00Z" w16du:dateUtc="2025-12-03T12:46:00Z">
              <w:r>
                <w:rPr>
                  <w:sz w:val="16"/>
                  <w:szCs w:val="16"/>
                </w:rPr>
                <w:t>D</w:t>
              </w:r>
            </w:ins>
          </w:p>
        </w:tc>
        <w:tc>
          <w:tcPr>
            <w:tcW w:w="860" w:type="dxa"/>
          </w:tcPr>
          <w:p w14:paraId="516D3853" w14:textId="2B2FCE29" w:rsidR="00EA257A" w:rsidRPr="00EA257A" w:rsidRDefault="00EA257A" w:rsidP="0052287D">
            <w:pPr>
              <w:spacing w:line="240" w:lineRule="auto"/>
              <w:jc w:val="both"/>
              <w:rPr>
                <w:sz w:val="16"/>
                <w:szCs w:val="16"/>
              </w:rPr>
            </w:pPr>
            <w:r w:rsidRPr="00EA257A">
              <w:rPr>
                <w:sz w:val="16"/>
                <w:szCs w:val="16"/>
              </w:rPr>
              <w:t>452.9747</w:t>
            </w:r>
          </w:p>
        </w:tc>
        <w:tc>
          <w:tcPr>
            <w:tcW w:w="860" w:type="dxa"/>
          </w:tcPr>
          <w:p w14:paraId="6616A343" w14:textId="6404BD21" w:rsidR="00EA257A" w:rsidRPr="00EA257A" w:rsidRDefault="00EA257A" w:rsidP="0052287D">
            <w:pPr>
              <w:spacing w:line="240" w:lineRule="auto"/>
              <w:jc w:val="both"/>
              <w:rPr>
                <w:sz w:val="16"/>
                <w:szCs w:val="16"/>
              </w:rPr>
            </w:pPr>
            <w:r w:rsidRPr="00EA257A">
              <w:rPr>
                <w:sz w:val="16"/>
                <w:szCs w:val="16"/>
              </w:rPr>
              <w:t>453.9820</w:t>
            </w:r>
          </w:p>
        </w:tc>
        <w:tc>
          <w:tcPr>
            <w:tcW w:w="574" w:type="dxa"/>
          </w:tcPr>
          <w:p w14:paraId="0D823CC0" w14:textId="24D88AB5" w:rsidR="00EA257A" w:rsidRPr="00EA257A" w:rsidRDefault="00EA257A" w:rsidP="0052287D">
            <w:pPr>
              <w:spacing w:line="240" w:lineRule="auto"/>
              <w:jc w:val="both"/>
              <w:rPr>
                <w:sz w:val="16"/>
                <w:szCs w:val="16"/>
              </w:rPr>
            </w:pPr>
            <w:r w:rsidRPr="00EA257A">
              <w:rPr>
                <w:sz w:val="16"/>
                <w:szCs w:val="16"/>
              </w:rPr>
              <w:t>5.94</w:t>
            </w:r>
          </w:p>
        </w:tc>
        <w:tc>
          <w:tcPr>
            <w:tcW w:w="1073" w:type="dxa"/>
          </w:tcPr>
          <w:p w14:paraId="58614B72" w14:textId="224E14ED" w:rsidR="00EA257A" w:rsidRPr="00EA257A" w:rsidRDefault="00EA257A" w:rsidP="0052287D">
            <w:pPr>
              <w:spacing w:line="240" w:lineRule="auto"/>
              <w:jc w:val="both"/>
              <w:rPr>
                <w:sz w:val="16"/>
                <w:szCs w:val="16"/>
              </w:rPr>
            </w:pPr>
            <w:r w:rsidRPr="00EA257A">
              <w:rPr>
                <w:sz w:val="16"/>
                <w:szCs w:val="16"/>
              </w:rPr>
              <w:t>2.65</w:t>
            </w:r>
          </w:p>
        </w:tc>
      </w:tr>
      <w:tr w:rsidR="00EA257A" w:rsidRPr="00EA257A" w14:paraId="05FBBD54" w14:textId="77777777" w:rsidTr="00EA257A">
        <w:tc>
          <w:tcPr>
            <w:tcW w:w="1980" w:type="dxa"/>
          </w:tcPr>
          <w:p w14:paraId="136A0E57" w14:textId="28859367" w:rsidR="00EA257A" w:rsidRPr="00EA257A" w:rsidRDefault="00EA257A" w:rsidP="0052287D">
            <w:pPr>
              <w:spacing w:line="240" w:lineRule="auto"/>
              <w:jc w:val="both"/>
              <w:rPr>
                <w:sz w:val="16"/>
                <w:szCs w:val="16"/>
              </w:rPr>
            </w:pPr>
            <w:r w:rsidRPr="00EA257A">
              <w:rPr>
                <w:sz w:val="16"/>
                <w:szCs w:val="16"/>
              </w:rPr>
              <w:t>C12 H16 N4 O S</w:t>
            </w:r>
          </w:p>
        </w:tc>
        <w:tc>
          <w:tcPr>
            <w:tcW w:w="3091" w:type="dxa"/>
          </w:tcPr>
          <w:p w14:paraId="66B4E68F" w14:textId="27749EF3" w:rsidR="00EA257A" w:rsidRPr="00EA257A" w:rsidRDefault="00EA257A" w:rsidP="0052287D">
            <w:pPr>
              <w:spacing w:line="240" w:lineRule="auto"/>
              <w:jc w:val="both"/>
              <w:rPr>
                <w:sz w:val="16"/>
                <w:szCs w:val="16"/>
              </w:rPr>
            </w:pPr>
            <w:r w:rsidRPr="00EA257A">
              <w:rPr>
                <w:sz w:val="16"/>
                <w:szCs w:val="16"/>
              </w:rPr>
              <w:t>Thiamine</w:t>
            </w:r>
          </w:p>
        </w:tc>
        <w:tc>
          <w:tcPr>
            <w:tcW w:w="578" w:type="dxa"/>
          </w:tcPr>
          <w:p w14:paraId="44FDFCAD" w14:textId="4002A386" w:rsidR="00EA257A" w:rsidRPr="00EA257A" w:rsidRDefault="00EA257A" w:rsidP="0052287D">
            <w:pPr>
              <w:spacing w:line="240" w:lineRule="auto"/>
              <w:jc w:val="both"/>
              <w:rPr>
                <w:sz w:val="16"/>
                <w:szCs w:val="16"/>
              </w:rPr>
            </w:pPr>
            <w:r w:rsidRPr="00EA257A">
              <w:rPr>
                <w:sz w:val="16"/>
                <w:szCs w:val="16"/>
              </w:rPr>
              <w:t>B</w:t>
            </w:r>
          </w:p>
        </w:tc>
        <w:tc>
          <w:tcPr>
            <w:tcW w:w="860" w:type="dxa"/>
          </w:tcPr>
          <w:p w14:paraId="5ED354EF" w14:textId="40481DF4" w:rsidR="00EA257A" w:rsidRPr="00EA257A" w:rsidRDefault="00EA257A" w:rsidP="0052287D">
            <w:pPr>
              <w:spacing w:line="240" w:lineRule="auto"/>
              <w:jc w:val="both"/>
              <w:rPr>
                <w:sz w:val="16"/>
                <w:szCs w:val="16"/>
              </w:rPr>
            </w:pPr>
            <w:r w:rsidRPr="00EA257A">
              <w:rPr>
                <w:sz w:val="16"/>
                <w:szCs w:val="16"/>
              </w:rPr>
              <w:t>264.1042</w:t>
            </w:r>
          </w:p>
        </w:tc>
        <w:tc>
          <w:tcPr>
            <w:tcW w:w="860" w:type="dxa"/>
          </w:tcPr>
          <w:p w14:paraId="6C6E37BA" w14:textId="29B1DE0D" w:rsidR="00EA257A" w:rsidRPr="00EA257A" w:rsidRDefault="00EA257A" w:rsidP="0052287D">
            <w:pPr>
              <w:spacing w:line="240" w:lineRule="auto"/>
              <w:jc w:val="both"/>
              <w:rPr>
                <w:sz w:val="16"/>
                <w:szCs w:val="16"/>
              </w:rPr>
            </w:pPr>
            <w:r w:rsidRPr="00EA257A">
              <w:rPr>
                <w:sz w:val="16"/>
                <w:szCs w:val="16"/>
              </w:rPr>
              <w:t>265.1114</w:t>
            </w:r>
          </w:p>
        </w:tc>
        <w:tc>
          <w:tcPr>
            <w:tcW w:w="574" w:type="dxa"/>
          </w:tcPr>
          <w:p w14:paraId="5B5CD1C8" w14:textId="27A06C58" w:rsidR="00EA257A" w:rsidRPr="00EA257A" w:rsidRDefault="00EA257A" w:rsidP="0052287D">
            <w:pPr>
              <w:spacing w:line="240" w:lineRule="auto"/>
              <w:jc w:val="both"/>
              <w:rPr>
                <w:sz w:val="16"/>
                <w:szCs w:val="16"/>
              </w:rPr>
            </w:pPr>
            <w:r w:rsidRPr="00EA257A">
              <w:rPr>
                <w:sz w:val="16"/>
                <w:szCs w:val="16"/>
              </w:rPr>
              <w:t>4.55</w:t>
            </w:r>
          </w:p>
        </w:tc>
        <w:tc>
          <w:tcPr>
            <w:tcW w:w="1073" w:type="dxa"/>
          </w:tcPr>
          <w:p w14:paraId="12E8BF33" w14:textId="50693AB8" w:rsidR="00EA257A" w:rsidRPr="00EA257A" w:rsidRDefault="00EA257A" w:rsidP="0052287D">
            <w:pPr>
              <w:spacing w:line="240" w:lineRule="auto"/>
              <w:jc w:val="both"/>
              <w:rPr>
                <w:sz w:val="16"/>
                <w:szCs w:val="16"/>
              </w:rPr>
            </w:pPr>
            <w:r w:rsidRPr="00EA257A">
              <w:rPr>
                <w:sz w:val="16"/>
                <w:szCs w:val="16"/>
              </w:rPr>
              <w:t>2.62</w:t>
            </w:r>
          </w:p>
        </w:tc>
      </w:tr>
      <w:tr w:rsidR="00EA257A" w:rsidRPr="00EA257A" w14:paraId="2CBD0BCA" w14:textId="77777777" w:rsidTr="00EA257A">
        <w:tc>
          <w:tcPr>
            <w:tcW w:w="1980" w:type="dxa"/>
          </w:tcPr>
          <w:p w14:paraId="259B0307" w14:textId="6FFE7B02" w:rsidR="00EA257A" w:rsidRPr="00EA257A" w:rsidRDefault="00EA257A" w:rsidP="0052287D">
            <w:pPr>
              <w:spacing w:line="240" w:lineRule="auto"/>
              <w:jc w:val="both"/>
              <w:rPr>
                <w:sz w:val="16"/>
                <w:szCs w:val="16"/>
              </w:rPr>
            </w:pPr>
            <w:r w:rsidRPr="00EA257A">
              <w:rPr>
                <w:sz w:val="16"/>
                <w:szCs w:val="16"/>
              </w:rPr>
              <w:t>C14 H26 N4 O11 P2</w:t>
            </w:r>
          </w:p>
        </w:tc>
        <w:tc>
          <w:tcPr>
            <w:tcW w:w="3091" w:type="dxa"/>
          </w:tcPr>
          <w:p w14:paraId="46CFF045" w14:textId="10C1F796" w:rsidR="00EA257A" w:rsidRPr="00EA257A" w:rsidRDefault="00EA257A" w:rsidP="0052287D">
            <w:pPr>
              <w:spacing w:line="240" w:lineRule="auto"/>
              <w:jc w:val="both"/>
              <w:rPr>
                <w:sz w:val="16"/>
                <w:szCs w:val="16"/>
              </w:rPr>
            </w:pPr>
            <w:r w:rsidRPr="00EA257A">
              <w:rPr>
                <w:sz w:val="16"/>
                <w:szCs w:val="16"/>
              </w:rPr>
              <w:t>Citicoline</w:t>
            </w:r>
          </w:p>
        </w:tc>
        <w:tc>
          <w:tcPr>
            <w:tcW w:w="578" w:type="dxa"/>
          </w:tcPr>
          <w:p w14:paraId="324160E8" w14:textId="7C43F2B5" w:rsidR="00EA257A" w:rsidRPr="00EA257A" w:rsidRDefault="00EA257A" w:rsidP="0052287D">
            <w:pPr>
              <w:spacing w:line="240" w:lineRule="auto"/>
              <w:jc w:val="both"/>
              <w:rPr>
                <w:sz w:val="16"/>
                <w:szCs w:val="16"/>
              </w:rPr>
            </w:pPr>
            <w:r w:rsidRPr="00EA257A">
              <w:rPr>
                <w:sz w:val="16"/>
                <w:szCs w:val="16"/>
              </w:rPr>
              <w:t>C</w:t>
            </w:r>
          </w:p>
        </w:tc>
        <w:tc>
          <w:tcPr>
            <w:tcW w:w="860" w:type="dxa"/>
          </w:tcPr>
          <w:p w14:paraId="112F75F5" w14:textId="55C2F2F4" w:rsidR="00EA257A" w:rsidRPr="00EA257A" w:rsidRDefault="00EA257A" w:rsidP="0052287D">
            <w:pPr>
              <w:spacing w:line="240" w:lineRule="auto"/>
              <w:jc w:val="both"/>
              <w:rPr>
                <w:sz w:val="16"/>
                <w:szCs w:val="16"/>
              </w:rPr>
            </w:pPr>
            <w:r w:rsidRPr="00EA257A">
              <w:rPr>
                <w:sz w:val="16"/>
                <w:szCs w:val="16"/>
              </w:rPr>
              <w:t>488.1080</w:t>
            </w:r>
          </w:p>
        </w:tc>
        <w:tc>
          <w:tcPr>
            <w:tcW w:w="860" w:type="dxa"/>
          </w:tcPr>
          <w:p w14:paraId="64CCEB07" w14:textId="32EF5561" w:rsidR="00EA257A" w:rsidRPr="00EA257A" w:rsidRDefault="00EA257A" w:rsidP="0052287D">
            <w:pPr>
              <w:spacing w:line="240" w:lineRule="auto"/>
              <w:jc w:val="both"/>
              <w:rPr>
                <w:sz w:val="16"/>
                <w:szCs w:val="16"/>
              </w:rPr>
            </w:pPr>
            <w:r w:rsidRPr="00EA257A">
              <w:rPr>
                <w:sz w:val="16"/>
                <w:szCs w:val="16"/>
              </w:rPr>
              <w:t>489.1153</w:t>
            </w:r>
          </w:p>
        </w:tc>
        <w:tc>
          <w:tcPr>
            <w:tcW w:w="574" w:type="dxa"/>
          </w:tcPr>
          <w:p w14:paraId="24616022" w14:textId="22AB42CE" w:rsidR="00EA257A" w:rsidRPr="00EA257A" w:rsidRDefault="00EA257A" w:rsidP="0052287D">
            <w:pPr>
              <w:spacing w:line="240" w:lineRule="auto"/>
              <w:jc w:val="both"/>
              <w:rPr>
                <w:sz w:val="16"/>
                <w:szCs w:val="16"/>
              </w:rPr>
            </w:pPr>
            <w:r w:rsidRPr="00EA257A">
              <w:rPr>
                <w:sz w:val="16"/>
                <w:szCs w:val="16"/>
              </w:rPr>
              <w:t>6.95</w:t>
            </w:r>
          </w:p>
        </w:tc>
        <w:tc>
          <w:tcPr>
            <w:tcW w:w="1073" w:type="dxa"/>
          </w:tcPr>
          <w:p w14:paraId="46B1C41B" w14:textId="1F2EA723" w:rsidR="00EA257A" w:rsidRPr="00EA257A" w:rsidRDefault="00EA257A" w:rsidP="0052287D">
            <w:pPr>
              <w:spacing w:line="240" w:lineRule="auto"/>
              <w:jc w:val="both"/>
              <w:rPr>
                <w:sz w:val="16"/>
                <w:szCs w:val="16"/>
              </w:rPr>
            </w:pPr>
            <w:r w:rsidRPr="00EA257A">
              <w:rPr>
                <w:sz w:val="16"/>
                <w:szCs w:val="16"/>
              </w:rPr>
              <w:t>2.57</w:t>
            </w:r>
          </w:p>
        </w:tc>
      </w:tr>
      <w:tr w:rsidR="00EA257A" w:rsidRPr="00EA257A" w14:paraId="0EC885A2" w14:textId="77777777" w:rsidTr="00EA257A">
        <w:tc>
          <w:tcPr>
            <w:tcW w:w="1980" w:type="dxa"/>
          </w:tcPr>
          <w:p w14:paraId="6B79FEE6" w14:textId="5BCEBC6F" w:rsidR="00EA257A" w:rsidRPr="00EA257A" w:rsidRDefault="00EA257A" w:rsidP="0052287D">
            <w:pPr>
              <w:spacing w:line="240" w:lineRule="auto"/>
              <w:jc w:val="both"/>
              <w:rPr>
                <w:sz w:val="16"/>
                <w:szCs w:val="16"/>
              </w:rPr>
            </w:pPr>
            <w:r w:rsidRPr="00EA257A">
              <w:rPr>
                <w:sz w:val="16"/>
                <w:szCs w:val="16"/>
              </w:rPr>
              <w:t>C9 H22 N O15 P3</w:t>
            </w:r>
          </w:p>
        </w:tc>
        <w:tc>
          <w:tcPr>
            <w:tcW w:w="3091" w:type="dxa"/>
          </w:tcPr>
          <w:p w14:paraId="4234B870" w14:textId="77777777" w:rsidR="00EA257A" w:rsidRPr="00EA257A" w:rsidRDefault="00EA257A" w:rsidP="0052287D">
            <w:pPr>
              <w:spacing w:line="240" w:lineRule="auto"/>
              <w:jc w:val="both"/>
              <w:rPr>
                <w:sz w:val="16"/>
                <w:szCs w:val="16"/>
              </w:rPr>
            </w:pPr>
          </w:p>
        </w:tc>
        <w:tc>
          <w:tcPr>
            <w:tcW w:w="578" w:type="dxa"/>
          </w:tcPr>
          <w:p w14:paraId="7B947654" w14:textId="05B711D3" w:rsidR="00EA257A" w:rsidRPr="00EA257A" w:rsidRDefault="00983A0D" w:rsidP="0052287D">
            <w:pPr>
              <w:spacing w:line="240" w:lineRule="auto"/>
              <w:jc w:val="both"/>
              <w:rPr>
                <w:sz w:val="16"/>
                <w:szCs w:val="16"/>
              </w:rPr>
            </w:pPr>
            <w:ins w:id="72" w:author="Kenneth MacLeod (Staff)" w:date="2025-12-03T12:46:00Z" w16du:dateUtc="2025-12-03T12:46:00Z">
              <w:r>
                <w:rPr>
                  <w:sz w:val="16"/>
                  <w:szCs w:val="16"/>
                </w:rPr>
                <w:t>D</w:t>
              </w:r>
            </w:ins>
          </w:p>
        </w:tc>
        <w:tc>
          <w:tcPr>
            <w:tcW w:w="860" w:type="dxa"/>
          </w:tcPr>
          <w:p w14:paraId="098C65F6" w14:textId="251FDC8C" w:rsidR="00EA257A" w:rsidRPr="00EA257A" w:rsidRDefault="00EA257A" w:rsidP="0052287D">
            <w:pPr>
              <w:spacing w:line="240" w:lineRule="auto"/>
              <w:jc w:val="both"/>
              <w:rPr>
                <w:sz w:val="16"/>
                <w:szCs w:val="16"/>
              </w:rPr>
            </w:pPr>
            <w:r w:rsidRPr="00EA257A">
              <w:rPr>
                <w:sz w:val="16"/>
                <w:szCs w:val="16"/>
              </w:rPr>
              <w:t>477.0193</w:t>
            </w:r>
          </w:p>
        </w:tc>
        <w:tc>
          <w:tcPr>
            <w:tcW w:w="860" w:type="dxa"/>
          </w:tcPr>
          <w:p w14:paraId="6A304224" w14:textId="525CA1C1" w:rsidR="00EA257A" w:rsidRPr="00EA257A" w:rsidRDefault="00EA257A" w:rsidP="0052287D">
            <w:pPr>
              <w:spacing w:line="240" w:lineRule="auto"/>
              <w:jc w:val="both"/>
              <w:rPr>
                <w:sz w:val="16"/>
                <w:szCs w:val="16"/>
              </w:rPr>
            </w:pPr>
            <w:r w:rsidRPr="00EA257A">
              <w:rPr>
                <w:sz w:val="16"/>
                <w:szCs w:val="16"/>
              </w:rPr>
              <w:t>478.0265</w:t>
            </w:r>
          </w:p>
        </w:tc>
        <w:tc>
          <w:tcPr>
            <w:tcW w:w="574" w:type="dxa"/>
          </w:tcPr>
          <w:p w14:paraId="58664C9F" w14:textId="46B63A1C" w:rsidR="00EA257A" w:rsidRPr="00EA257A" w:rsidRDefault="00EA257A" w:rsidP="0052287D">
            <w:pPr>
              <w:spacing w:line="240" w:lineRule="auto"/>
              <w:jc w:val="both"/>
              <w:rPr>
                <w:sz w:val="16"/>
                <w:szCs w:val="16"/>
              </w:rPr>
            </w:pPr>
            <w:r w:rsidRPr="00EA257A">
              <w:rPr>
                <w:sz w:val="16"/>
                <w:szCs w:val="16"/>
              </w:rPr>
              <w:t>5.94</w:t>
            </w:r>
          </w:p>
        </w:tc>
        <w:tc>
          <w:tcPr>
            <w:tcW w:w="1073" w:type="dxa"/>
          </w:tcPr>
          <w:p w14:paraId="67965F07" w14:textId="57E02B92" w:rsidR="00EA257A" w:rsidRPr="00EA257A" w:rsidRDefault="00EA257A" w:rsidP="0052287D">
            <w:pPr>
              <w:spacing w:line="240" w:lineRule="auto"/>
              <w:jc w:val="both"/>
              <w:rPr>
                <w:sz w:val="16"/>
                <w:szCs w:val="16"/>
              </w:rPr>
            </w:pPr>
            <w:r w:rsidRPr="00EA257A">
              <w:rPr>
                <w:sz w:val="16"/>
                <w:szCs w:val="16"/>
              </w:rPr>
              <w:t>2.56</w:t>
            </w:r>
          </w:p>
        </w:tc>
      </w:tr>
      <w:tr w:rsidR="00EA257A" w:rsidRPr="00EA257A" w14:paraId="5417331E" w14:textId="77777777" w:rsidTr="00EA257A">
        <w:tc>
          <w:tcPr>
            <w:tcW w:w="1980" w:type="dxa"/>
          </w:tcPr>
          <w:p w14:paraId="3DBB5585" w14:textId="4DF4735A" w:rsidR="00EA257A" w:rsidRPr="00EA257A" w:rsidRDefault="00EA257A" w:rsidP="0052287D">
            <w:pPr>
              <w:spacing w:line="240" w:lineRule="auto"/>
              <w:jc w:val="both"/>
              <w:rPr>
                <w:sz w:val="16"/>
                <w:szCs w:val="16"/>
              </w:rPr>
            </w:pPr>
            <w:r w:rsidRPr="00EA257A">
              <w:rPr>
                <w:sz w:val="16"/>
                <w:szCs w:val="16"/>
              </w:rPr>
              <w:t>C9 H11 N O2</w:t>
            </w:r>
          </w:p>
        </w:tc>
        <w:tc>
          <w:tcPr>
            <w:tcW w:w="3091" w:type="dxa"/>
          </w:tcPr>
          <w:p w14:paraId="56CC9599" w14:textId="35FA3271" w:rsidR="00EA257A" w:rsidRPr="00EA257A" w:rsidRDefault="00EA257A" w:rsidP="0052287D">
            <w:pPr>
              <w:spacing w:line="240" w:lineRule="auto"/>
              <w:jc w:val="both"/>
              <w:rPr>
                <w:sz w:val="16"/>
                <w:szCs w:val="16"/>
              </w:rPr>
            </w:pPr>
            <w:r w:rsidRPr="00EA257A">
              <w:rPr>
                <w:sz w:val="16"/>
                <w:szCs w:val="16"/>
              </w:rPr>
              <w:t>Phenylalanine</w:t>
            </w:r>
          </w:p>
        </w:tc>
        <w:tc>
          <w:tcPr>
            <w:tcW w:w="578" w:type="dxa"/>
          </w:tcPr>
          <w:p w14:paraId="0193F6F6" w14:textId="5A6DDE5C" w:rsidR="00EA257A" w:rsidRPr="00EA257A" w:rsidRDefault="00EA257A" w:rsidP="0052287D">
            <w:pPr>
              <w:spacing w:line="240" w:lineRule="auto"/>
              <w:jc w:val="both"/>
              <w:rPr>
                <w:sz w:val="16"/>
                <w:szCs w:val="16"/>
              </w:rPr>
            </w:pPr>
            <w:r w:rsidRPr="00EA257A">
              <w:rPr>
                <w:sz w:val="16"/>
                <w:szCs w:val="16"/>
              </w:rPr>
              <w:t>B</w:t>
            </w:r>
          </w:p>
        </w:tc>
        <w:tc>
          <w:tcPr>
            <w:tcW w:w="860" w:type="dxa"/>
          </w:tcPr>
          <w:p w14:paraId="2475EFD2" w14:textId="43F849EF" w:rsidR="00EA257A" w:rsidRPr="00EA257A" w:rsidRDefault="00EA257A" w:rsidP="0052287D">
            <w:pPr>
              <w:spacing w:line="240" w:lineRule="auto"/>
              <w:jc w:val="both"/>
              <w:rPr>
                <w:sz w:val="16"/>
                <w:szCs w:val="16"/>
              </w:rPr>
            </w:pPr>
            <w:r w:rsidRPr="00EA257A">
              <w:rPr>
                <w:sz w:val="16"/>
                <w:szCs w:val="16"/>
              </w:rPr>
              <w:t>148.0525</w:t>
            </w:r>
          </w:p>
        </w:tc>
        <w:tc>
          <w:tcPr>
            <w:tcW w:w="860" w:type="dxa"/>
          </w:tcPr>
          <w:p w14:paraId="5B7E0476" w14:textId="27393FD9" w:rsidR="00EA257A" w:rsidRPr="00EA257A" w:rsidRDefault="00EA257A" w:rsidP="0052287D">
            <w:pPr>
              <w:spacing w:line="240" w:lineRule="auto"/>
              <w:jc w:val="both"/>
              <w:rPr>
                <w:sz w:val="16"/>
                <w:szCs w:val="16"/>
              </w:rPr>
            </w:pPr>
            <w:r w:rsidRPr="00EA257A">
              <w:rPr>
                <w:sz w:val="16"/>
                <w:szCs w:val="16"/>
              </w:rPr>
              <w:t>166.0863</w:t>
            </w:r>
          </w:p>
        </w:tc>
        <w:tc>
          <w:tcPr>
            <w:tcW w:w="574" w:type="dxa"/>
          </w:tcPr>
          <w:p w14:paraId="0C7DF88D" w14:textId="5A53427E" w:rsidR="00EA257A" w:rsidRPr="00EA257A" w:rsidRDefault="00EA257A" w:rsidP="0052287D">
            <w:pPr>
              <w:spacing w:line="240" w:lineRule="auto"/>
              <w:jc w:val="both"/>
              <w:rPr>
                <w:sz w:val="16"/>
                <w:szCs w:val="16"/>
              </w:rPr>
            </w:pPr>
            <w:r w:rsidRPr="00EA257A">
              <w:rPr>
                <w:sz w:val="16"/>
                <w:szCs w:val="16"/>
              </w:rPr>
              <w:t>4.17</w:t>
            </w:r>
          </w:p>
        </w:tc>
        <w:tc>
          <w:tcPr>
            <w:tcW w:w="1073" w:type="dxa"/>
          </w:tcPr>
          <w:p w14:paraId="57B4F491" w14:textId="472AD3BC" w:rsidR="00EA257A" w:rsidRPr="00EA257A" w:rsidRDefault="00EA257A" w:rsidP="0052287D">
            <w:pPr>
              <w:spacing w:line="240" w:lineRule="auto"/>
              <w:jc w:val="both"/>
              <w:rPr>
                <w:sz w:val="16"/>
                <w:szCs w:val="16"/>
              </w:rPr>
            </w:pPr>
            <w:r w:rsidRPr="00EA257A">
              <w:rPr>
                <w:sz w:val="16"/>
                <w:szCs w:val="16"/>
              </w:rPr>
              <w:t>2.55</w:t>
            </w:r>
          </w:p>
        </w:tc>
      </w:tr>
      <w:tr w:rsidR="00EA257A" w:rsidRPr="00EA257A" w14:paraId="21AAC818" w14:textId="77777777" w:rsidTr="00EA257A">
        <w:tc>
          <w:tcPr>
            <w:tcW w:w="1980" w:type="dxa"/>
          </w:tcPr>
          <w:p w14:paraId="1910FAF0" w14:textId="5109A5B8" w:rsidR="00EA257A" w:rsidRPr="00EA257A" w:rsidRDefault="00EA257A" w:rsidP="0052287D">
            <w:pPr>
              <w:spacing w:line="240" w:lineRule="auto"/>
              <w:jc w:val="both"/>
              <w:rPr>
                <w:sz w:val="16"/>
                <w:szCs w:val="16"/>
              </w:rPr>
            </w:pPr>
            <w:r w:rsidRPr="00EA257A">
              <w:rPr>
                <w:sz w:val="16"/>
                <w:szCs w:val="16"/>
              </w:rPr>
              <w:t>C8 H Cl2 N4 O7 P</w:t>
            </w:r>
          </w:p>
        </w:tc>
        <w:tc>
          <w:tcPr>
            <w:tcW w:w="3091" w:type="dxa"/>
          </w:tcPr>
          <w:p w14:paraId="3B779863" w14:textId="77777777" w:rsidR="00EA257A" w:rsidRPr="00EA257A" w:rsidRDefault="00EA257A" w:rsidP="0052287D">
            <w:pPr>
              <w:spacing w:line="240" w:lineRule="auto"/>
              <w:jc w:val="both"/>
              <w:rPr>
                <w:sz w:val="16"/>
                <w:szCs w:val="16"/>
              </w:rPr>
            </w:pPr>
          </w:p>
        </w:tc>
        <w:tc>
          <w:tcPr>
            <w:tcW w:w="578" w:type="dxa"/>
          </w:tcPr>
          <w:p w14:paraId="761DE793" w14:textId="3375C31E" w:rsidR="00EA257A" w:rsidRPr="00EA257A" w:rsidRDefault="00983A0D" w:rsidP="0052287D">
            <w:pPr>
              <w:spacing w:line="240" w:lineRule="auto"/>
              <w:jc w:val="both"/>
              <w:rPr>
                <w:sz w:val="16"/>
                <w:szCs w:val="16"/>
              </w:rPr>
            </w:pPr>
            <w:ins w:id="73" w:author="Kenneth MacLeod (Staff)" w:date="2025-12-03T12:46:00Z" w16du:dateUtc="2025-12-03T12:46:00Z">
              <w:r>
                <w:rPr>
                  <w:sz w:val="16"/>
                  <w:szCs w:val="16"/>
                </w:rPr>
                <w:t>D</w:t>
              </w:r>
            </w:ins>
          </w:p>
        </w:tc>
        <w:tc>
          <w:tcPr>
            <w:tcW w:w="860" w:type="dxa"/>
          </w:tcPr>
          <w:p w14:paraId="7449FBE5" w14:textId="7A275630" w:rsidR="00EA257A" w:rsidRPr="00EA257A" w:rsidRDefault="00EA257A" w:rsidP="0052287D">
            <w:pPr>
              <w:spacing w:line="240" w:lineRule="auto"/>
              <w:jc w:val="both"/>
              <w:rPr>
                <w:sz w:val="16"/>
                <w:szCs w:val="16"/>
              </w:rPr>
            </w:pPr>
            <w:r w:rsidRPr="00EA257A">
              <w:rPr>
                <w:sz w:val="16"/>
                <w:szCs w:val="16"/>
              </w:rPr>
              <w:t>365.8958</w:t>
            </w:r>
          </w:p>
        </w:tc>
        <w:tc>
          <w:tcPr>
            <w:tcW w:w="860" w:type="dxa"/>
          </w:tcPr>
          <w:p w14:paraId="55516605" w14:textId="5222612E" w:rsidR="00EA257A" w:rsidRPr="00EA257A" w:rsidRDefault="00EA257A" w:rsidP="0052287D">
            <w:pPr>
              <w:spacing w:line="240" w:lineRule="auto"/>
              <w:jc w:val="both"/>
              <w:rPr>
                <w:sz w:val="16"/>
                <w:szCs w:val="16"/>
              </w:rPr>
            </w:pPr>
            <w:r w:rsidRPr="00EA257A">
              <w:rPr>
                <w:sz w:val="16"/>
                <w:szCs w:val="16"/>
              </w:rPr>
              <w:t>366.9030</w:t>
            </w:r>
          </w:p>
        </w:tc>
        <w:tc>
          <w:tcPr>
            <w:tcW w:w="574" w:type="dxa"/>
          </w:tcPr>
          <w:p w14:paraId="2EC3A1F6" w14:textId="0BF6F15D" w:rsidR="00EA257A" w:rsidRPr="00EA257A" w:rsidRDefault="00EA257A" w:rsidP="0052287D">
            <w:pPr>
              <w:spacing w:line="240" w:lineRule="auto"/>
              <w:jc w:val="both"/>
              <w:rPr>
                <w:sz w:val="16"/>
                <w:szCs w:val="16"/>
              </w:rPr>
            </w:pPr>
            <w:r w:rsidRPr="00EA257A">
              <w:rPr>
                <w:sz w:val="16"/>
                <w:szCs w:val="16"/>
              </w:rPr>
              <w:t>5.46</w:t>
            </w:r>
          </w:p>
        </w:tc>
        <w:tc>
          <w:tcPr>
            <w:tcW w:w="1073" w:type="dxa"/>
          </w:tcPr>
          <w:p w14:paraId="22293389" w14:textId="1B96337C" w:rsidR="00EA257A" w:rsidRPr="00EA257A" w:rsidRDefault="00EA257A" w:rsidP="0052287D">
            <w:pPr>
              <w:spacing w:line="240" w:lineRule="auto"/>
              <w:jc w:val="both"/>
              <w:rPr>
                <w:sz w:val="16"/>
                <w:szCs w:val="16"/>
              </w:rPr>
            </w:pPr>
            <w:r w:rsidRPr="00EA257A">
              <w:rPr>
                <w:sz w:val="16"/>
                <w:szCs w:val="16"/>
              </w:rPr>
              <w:t>2.51</w:t>
            </w:r>
          </w:p>
        </w:tc>
      </w:tr>
      <w:tr w:rsidR="00EA257A" w:rsidRPr="00EA257A" w14:paraId="46D56A7B" w14:textId="77777777" w:rsidTr="00EA257A">
        <w:tc>
          <w:tcPr>
            <w:tcW w:w="1980" w:type="dxa"/>
          </w:tcPr>
          <w:p w14:paraId="2FCAF279" w14:textId="6C41E673" w:rsidR="00EA257A" w:rsidRPr="00EA257A" w:rsidRDefault="00EA257A" w:rsidP="0052287D">
            <w:pPr>
              <w:spacing w:line="240" w:lineRule="auto"/>
              <w:jc w:val="both"/>
              <w:rPr>
                <w:sz w:val="16"/>
                <w:szCs w:val="16"/>
              </w:rPr>
            </w:pPr>
            <w:r w:rsidRPr="00EA257A">
              <w:rPr>
                <w:sz w:val="16"/>
                <w:szCs w:val="16"/>
              </w:rPr>
              <w:t>C9 H12 N2 O2</w:t>
            </w:r>
          </w:p>
        </w:tc>
        <w:tc>
          <w:tcPr>
            <w:tcW w:w="3091" w:type="dxa"/>
          </w:tcPr>
          <w:p w14:paraId="17C4D6D0" w14:textId="3732B1C7" w:rsidR="00EA257A" w:rsidRPr="00EA257A" w:rsidRDefault="00EA257A" w:rsidP="0052287D">
            <w:pPr>
              <w:spacing w:line="240" w:lineRule="auto"/>
              <w:jc w:val="both"/>
              <w:rPr>
                <w:sz w:val="16"/>
                <w:szCs w:val="16"/>
              </w:rPr>
            </w:pPr>
            <w:r w:rsidRPr="00EA257A">
              <w:rPr>
                <w:sz w:val="16"/>
                <w:szCs w:val="16"/>
              </w:rPr>
              <w:t>(4-</w:t>
            </w:r>
            <w:proofErr w:type="gramStart"/>
            <w:r w:rsidRPr="00EA257A">
              <w:rPr>
                <w:sz w:val="16"/>
                <w:szCs w:val="16"/>
              </w:rPr>
              <w:t>Ethoxyphenyl)urea</w:t>
            </w:r>
            <w:proofErr w:type="gramEnd"/>
          </w:p>
        </w:tc>
        <w:tc>
          <w:tcPr>
            <w:tcW w:w="578" w:type="dxa"/>
          </w:tcPr>
          <w:p w14:paraId="7571AEA5" w14:textId="2EDAFDA1" w:rsidR="00EA257A" w:rsidRPr="00EA257A" w:rsidRDefault="00EA257A" w:rsidP="0052287D">
            <w:pPr>
              <w:spacing w:line="240" w:lineRule="auto"/>
              <w:jc w:val="both"/>
              <w:rPr>
                <w:sz w:val="16"/>
                <w:szCs w:val="16"/>
              </w:rPr>
            </w:pPr>
            <w:r w:rsidRPr="00EA257A">
              <w:rPr>
                <w:sz w:val="16"/>
                <w:szCs w:val="16"/>
              </w:rPr>
              <w:t>C</w:t>
            </w:r>
          </w:p>
        </w:tc>
        <w:tc>
          <w:tcPr>
            <w:tcW w:w="860" w:type="dxa"/>
          </w:tcPr>
          <w:p w14:paraId="2545DBEA" w14:textId="2240D744" w:rsidR="00EA257A" w:rsidRPr="00EA257A" w:rsidRDefault="00EA257A" w:rsidP="0052287D">
            <w:pPr>
              <w:spacing w:line="240" w:lineRule="auto"/>
              <w:jc w:val="both"/>
              <w:rPr>
                <w:sz w:val="16"/>
                <w:szCs w:val="16"/>
              </w:rPr>
            </w:pPr>
            <w:r w:rsidRPr="00EA257A">
              <w:rPr>
                <w:sz w:val="16"/>
                <w:szCs w:val="16"/>
              </w:rPr>
              <w:t>180.0898</w:t>
            </w:r>
          </w:p>
        </w:tc>
        <w:tc>
          <w:tcPr>
            <w:tcW w:w="860" w:type="dxa"/>
          </w:tcPr>
          <w:p w14:paraId="0412701C" w14:textId="2C8F1403" w:rsidR="00EA257A" w:rsidRPr="00EA257A" w:rsidRDefault="00EA257A" w:rsidP="0052287D">
            <w:pPr>
              <w:spacing w:line="240" w:lineRule="auto"/>
              <w:jc w:val="both"/>
              <w:rPr>
                <w:sz w:val="16"/>
                <w:szCs w:val="16"/>
              </w:rPr>
            </w:pPr>
            <w:r w:rsidRPr="00EA257A">
              <w:rPr>
                <w:sz w:val="16"/>
                <w:szCs w:val="16"/>
              </w:rPr>
              <w:t>181.0971</w:t>
            </w:r>
          </w:p>
        </w:tc>
        <w:tc>
          <w:tcPr>
            <w:tcW w:w="574" w:type="dxa"/>
          </w:tcPr>
          <w:p w14:paraId="52639C51" w14:textId="07FF756F" w:rsidR="00EA257A" w:rsidRPr="00EA257A" w:rsidRDefault="00EA257A" w:rsidP="0052287D">
            <w:pPr>
              <w:spacing w:line="240" w:lineRule="auto"/>
              <w:jc w:val="both"/>
              <w:rPr>
                <w:sz w:val="16"/>
                <w:szCs w:val="16"/>
              </w:rPr>
            </w:pPr>
            <w:r w:rsidRPr="00EA257A">
              <w:rPr>
                <w:sz w:val="16"/>
                <w:szCs w:val="16"/>
              </w:rPr>
              <w:t>1.32</w:t>
            </w:r>
          </w:p>
        </w:tc>
        <w:tc>
          <w:tcPr>
            <w:tcW w:w="1073" w:type="dxa"/>
          </w:tcPr>
          <w:p w14:paraId="5270A777" w14:textId="6E48DB98" w:rsidR="00EA257A" w:rsidRPr="00EA257A" w:rsidRDefault="00EA257A" w:rsidP="0052287D">
            <w:pPr>
              <w:spacing w:line="240" w:lineRule="auto"/>
              <w:jc w:val="both"/>
              <w:rPr>
                <w:sz w:val="16"/>
                <w:szCs w:val="16"/>
              </w:rPr>
            </w:pPr>
            <w:r w:rsidRPr="00EA257A">
              <w:rPr>
                <w:sz w:val="16"/>
                <w:szCs w:val="16"/>
              </w:rPr>
              <w:t>2.50</w:t>
            </w:r>
          </w:p>
        </w:tc>
      </w:tr>
      <w:tr w:rsidR="00EA257A" w:rsidRPr="00EA257A" w14:paraId="4238995C" w14:textId="77777777" w:rsidTr="00EA257A">
        <w:tc>
          <w:tcPr>
            <w:tcW w:w="1980" w:type="dxa"/>
          </w:tcPr>
          <w:p w14:paraId="0462B9E4" w14:textId="7C1D3FDD" w:rsidR="00EA257A" w:rsidRPr="00EA257A" w:rsidRDefault="00EA257A" w:rsidP="0052287D">
            <w:pPr>
              <w:spacing w:line="240" w:lineRule="auto"/>
              <w:jc w:val="both"/>
              <w:rPr>
                <w:sz w:val="16"/>
                <w:szCs w:val="16"/>
              </w:rPr>
            </w:pPr>
            <w:r w:rsidRPr="00EA257A">
              <w:rPr>
                <w:sz w:val="16"/>
                <w:szCs w:val="16"/>
              </w:rPr>
              <w:t>C6 H13 N O2</w:t>
            </w:r>
          </w:p>
        </w:tc>
        <w:tc>
          <w:tcPr>
            <w:tcW w:w="3091" w:type="dxa"/>
          </w:tcPr>
          <w:p w14:paraId="5A822510" w14:textId="092805FD" w:rsidR="00EA257A" w:rsidRPr="00EA257A" w:rsidRDefault="00EA257A" w:rsidP="0052287D">
            <w:pPr>
              <w:spacing w:line="240" w:lineRule="auto"/>
              <w:jc w:val="both"/>
              <w:rPr>
                <w:sz w:val="16"/>
                <w:szCs w:val="16"/>
              </w:rPr>
            </w:pPr>
            <w:r w:rsidRPr="00EA257A">
              <w:rPr>
                <w:sz w:val="16"/>
                <w:szCs w:val="16"/>
              </w:rPr>
              <w:t>Isoleucine</w:t>
            </w:r>
          </w:p>
        </w:tc>
        <w:tc>
          <w:tcPr>
            <w:tcW w:w="578" w:type="dxa"/>
          </w:tcPr>
          <w:p w14:paraId="4DD4AA5B" w14:textId="5F7A6265" w:rsidR="00EA257A" w:rsidRPr="00EA257A" w:rsidRDefault="00EA257A" w:rsidP="0052287D">
            <w:pPr>
              <w:spacing w:line="240" w:lineRule="auto"/>
              <w:jc w:val="both"/>
              <w:rPr>
                <w:sz w:val="16"/>
                <w:szCs w:val="16"/>
              </w:rPr>
            </w:pPr>
            <w:r w:rsidRPr="00EA257A">
              <w:rPr>
                <w:sz w:val="16"/>
                <w:szCs w:val="16"/>
              </w:rPr>
              <w:t>A</w:t>
            </w:r>
          </w:p>
        </w:tc>
        <w:tc>
          <w:tcPr>
            <w:tcW w:w="860" w:type="dxa"/>
          </w:tcPr>
          <w:p w14:paraId="72985333" w14:textId="751DB253" w:rsidR="00EA257A" w:rsidRPr="00EA257A" w:rsidRDefault="00EA257A" w:rsidP="0052287D">
            <w:pPr>
              <w:spacing w:line="240" w:lineRule="auto"/>
              <w:jc w:val="both"/>
              <w:rPr>
                <w:sz w:val="16"/>
                <w:szCs w:val="16"/>
              </w:rPr>
            </w:pPr>
            <w:r w:rsidRPr="00EA257A">
              <w:rPr>
                <w:sz w:val="16"/>
                <w:szCs w:val="16"/>
              </w:rPr>
              <w:t>131.0947</w:t>
            </w:r>
          </w:p>
        </w:tc>
        <w:tc>
          <w:tcPr>
            <w:tcW w:w="860" w:type="dxa"/>
          </w:tcPr>
          <w:p w14:paraId="58BCCC2E" w14:textId="0F4F211A" w:rsidR="00EA257A" w:rsidRPr="00EA257A" w:rsidRDefault="00EA257A" w:rsidP="0052287D">
            <w:pPr>
              <w:spacing w:line="240" w:lineRule="auto"/>
              <w:jc w:val="both"/>
              <w:rPr>
                <w:sz w:val="16"/>
                <w:szCs w:val="16"/>
              </w:rPr>
            </w:pPr>
            <w:r w:rsidRPr="00EA257A">
              <w:rPr>
                <w:sz w:val="16"/>
                <w:szCs w:val="16"/>
              </w:rPr>
              <w:t>132.1020</w:t>
            </w:r>
          </w:p>
        </w:tc>
        <w:tc>
          <w:tcPr>
            <w:tcW w:w="574" w:type="dxa"/>
          </w:tcPr>
          <w:p w14:paraId="5DF1D5E7" w14:textId="69B59B2A" w:rsidR="00EA257A" w:rsidRPr="00EA257A" w:rsidRDefault="00EA257A" w:rsidP="0052287D">
            <w:pPr>
              <w:spacing w:line="240" w:lineRule="auto"/>
              <w:jc w:val="both"/>
              <w:rPr>
                <w:sz w:val="16"/>
                <w:szCs w:val="16"/>
              </w:rPr>
            </w:pPr>
            <w:r w:rsidRPr="00EA257A">
              <w:rPr>
                <w:sz w:val="16"/>
                <w:szCs w:val="16"/>
              </w:rPr>
              <w:t>4.32</w:t>
            </w:r>
          </w:p>
        </w:tc>
        <w:tc>
          <w:tcPr>
            <w:tcW w:w="1073" w:type="dxa"/>
          </w:tcPr>
          <w:p w14:paraId="21A7ECEA" w14:textId="770E875A" w:rsidR="00EA257A" w:rsidRPr="00EA257A" w:rsidRDefault="00EA257A" w:rsidP="0052287D">
            <w:pPr>
              <w:spacing w:line="240" w:lineRule="auto"/>
              <w:jc w:val="both"/>
              <w:rPr>
                <w:sz w:val="16"/>
                <w:szCs w:val="16"/>
              </w:rPr>
            </w:pPr>
            <w:r w:rsidRPr="00EA257A">
              <w:rPr>
                <w:sz w:val="16"/>
                <w:szCs w:val="16"/>
              </w:rPr>
              <w:t>2.45</w:t>
            </w:r>
          </w:p>
        </w:tc>
      </w:tr>
      <w:tr w:rsidR="00EA257A" w:rsidRPr="00EA257A" w14:paraId="641F0B11" w14:textId="77777777" w:rsidTr="00EA257A">
        <w:tc>
          <w:tcPr>
            <w:tcW w:w="1980" w:type="dxa"/>
          </w:tcPr>
          <w:p w14:paraId="10603BC9" w14:textId="036B7385" w:rsidR="00EA257A" w:rsidRPr="00EA257A" w:rsidRDefault="00EA257A" w:rsidP="0052287D">
            <w:pPr>
              <w:spacing w:line="240" w:lineRule="auto"/>
              <w:jc w:val="both"/>
              <w:rPr>
                <w:sz w:val="16"/>
                <w:szCs w:val="16"/>
              </w:rPr>
            </w:pPr>
            <w:r w:rsidRPr="00EA257A">
              <w:rPr>
                <w:sz w:val="16"/>
                <w:szCs w:val="16"/>
              </w:rPr>
              <w:t>C5 H4 Cl N O12</w:t>
            </w:r>
          </w:p>
        </w:tc>
        <w:tc>
          <w:tcPr>
            <w:tcW w:w="3091" w:type="dxa"/>
          </w:tcPr>
          <w:p w14:paraId="56E24DEF" w14:textId="77777777" w:rsidR="00EA257A" w:rsidRPr="00EA257A" w:rsidRDefault="00EA257A" w:rsidP="0052287D">
            <w:pPr>
              <w:spacing w:line="240" w:lineRule="auto"/>
              <w:jc w:val="both"/>
              <w:rPr>
                <w:sz w:val="16"/>
                <w:szCs w:val="16"/>
              </w:rPr>
            </w:pPr>
          </w:p>
        </w:tc>
        <w:tc>
          <w:tcPr>
            <w:tcW w:w="578" w:type="dxa"/>
          </w:tcPr>
          <w:p w14:paraId="42D4A157" w14:textId="363D25D8" w:rsidR="00EA257A" w:rsidRPr="00EA257A" w:rsidRDefault="00983A0D" w:rsidP="0052287D">
            <w:pPr>
              <w:spacing w:line="240" w:lineRule="auto"/>
              <w:jc w:val="both"/>
              <w:rPr>
                <w:sz w:val="16"/>
                <w:szCs w:val="16"/>
              </w:rPr>
            </w:pPr>
            <w:ins w:id="74" w:author="Kenneth MacLeod (Staff)" w:date="2025-12-03T12:46:00Z" w16du:dateUtc="2025-12-03T12:46:00Z">
              <w:r>
                <w:rPr>
                  <w:sz w:val="16"/>
                  <w:szCs w:val="16"/>
                </w:rPr>
                <w:t>D</w:t>
              </w:r>
            </w:ins>
          </w:p>
        </w:tc>
        <w:tc>
          <w:tcPr>
            <w:tcW w:w="860" w:type="dxa"/>
          </w:tcPr>
          <w:p w14:paraId="723E6670" w14:textId="4C3B777A" w:rsidR="00EA257A" w:rsidRPr="00EA257A" w:rsidRDefault="00EA257A" w:rsidP="0052287D">
            <w:pPr>
              <w:spacing w:line="240" w:lineRule="auto"/>
              <w:jc w:val="both"/>
              <w:rPr>
                <w:sz w:val="16"/>
                <w:szCs w:val="16"/>
              </w:rPr>
            </w:pPr>
            <w:r w:rsidRPr="00EA257A">
              <w:rPr>
                <w:sz w:val="16"/>
                <w:szCs w:val="16"/>
              </w:rPr>
              <w:t>304.9420</w:t>
            </w:r>
          </w:p>
        </w:tc>
        <w:tc>
          <w:tcPr>
            <w:tcW w:w="860" w:type="dxa"/>
          </w:tcPr>
          <w:p w14:paraId="5EECBCBD" w14:textId="20636C13" w:rsidR="00EA257A" w:rsidRPr="00EA257A" w:rsidRDefault="00EA257A" w:rsidP="0052287D">
            <w:pPr>
              <w:spacing w:line="240" w:lineRule="auto"/>
              <w:jc w:val="both"/>
              <w:rPr>
                <w:sz w:val="16"/>
                <w:szCs w:val="16"/>
              </w:rPr>
            </w:pPr>
            <w:r w:rsidRPr="00EA257A">
              <w:rPr>
                <w:sz w:val="16"/>
                <w:szCs w:val="16"/>
              </w:rPr>
              <w:t>305.9492</w:t>
            </w:r>
          </w:p>
        </w:tc>
        <w:tc>
          <w:tcPr>
            <w:tcW w:w="574" w:type="dxa"/>
          </w:tcPr>
          <w:p w14:paraId="3B1187C9" w14:textId="2135C5D5" w:rsidR="00EA257A" w:rsidRPr="00EA257A" w:rsidRDefault="00EA257A" w:rsidP="0052287D">
            <w:pPr>
              <w:spacing w:line="240" w:lineRule="auto"/>
              <w:jc w:val="both"/>
              <w:rPr>
                <w:sz w:val="16"/>
                <w:szCs w:val="16"/>
              </w:rPr>
            </w:pPr>
            <w:r w:rsidRPr="00EA257A">
              <w:rPr>
                <w:sz w:val="16"/>
                <w:szCs w:val="16"/>
              </w:rPr>
              <w:t>5.95</w:t>
            </w:r>
          </w:p>
        </w:tc>
        <w:tc>
          <w:tcPr>
            <w:tcW w:w="1073" w:type="dxa"/>
          </w:tcPr>
          <w:p w14:paraId="2A92FDCA" w14:textId="26F3474F" w:rsidR="00EA257A" w:rsidRPr="00EA257A" w:rsidRDefault="00EA257A" w:rsidP="0052287D">
            <w:pPr>
              <w:spacing w:line="240" w:lineRule="auto"/>
              <w:jc w:val="both"/>
              <w:rPr>
                <w:sz w:val="16"/>
                <w:szCs w:val="16"/>
              </w:rPr>
            </w:pPr>
            <w:r w:rsidRPr="00EA257A">
              <w:rPr>
                <w:sz w:val="16"/>
                <w:szCs w:val="16"/>
              </w:rPr>
              <w:t>2.37</w:t>
            </w:r>
          </w:p>
        </w:tc>
      </w:tr>
      <w:tr w:rsidR="00EA257A" w:rsidRPr="00EA257A" w14:paraId="05A8239C" w14:textId="77777777" w:rsidTr="00EA257A">
        <w:tc>
          <w:tcPr>
            <w:tcW w:w="1980" w:type="dxa"/>
          </w:tcPr>
          <w:p w14:paraId="15F87F78" w14:textId="5E036DC0" w:rsidR="00EA257A" w:rsidRPr="00EA257A" w:rsidRDefault="00EA257A" w:rsidP="0052287D">
            <w:pPr>
              <w:spacing w:line="240" w:lineRule="auto"/>
              <w:jc w:val="both"/>
              <w:rPr>
                <w:sz w:val="16"/>
                <w:szCs w:val="16"/>
              </w:rPr>
            </w:pPr>
            <w:r w:rsidRPr="00EA257A">
              <w:rPr>
                <w:sz w:val="16"/>
                <w:szCs w:val="16"/>
              </w:rPr>
              <w:t>C8 H14 N2 O5</w:t>
            </w:r>
          </w:p>
        </w:tc>
        <w:tc>
          <w:tcPr>
            <w:tcW w:w="3091" w:type="dxa"/>
          </w:tcPr>
          <w:p w14:paraId="793ECE78" w14:textId="4496469A" w:rsidR="00EA257A" w:rsidRPr="00EA257A" w:rsidRDefault="00EA257A" w:rsidP="0052287D">
            <w:pPr>
              <w:spacing w:line="240" w:lineRule="auto"/>
              <w:jc w:val="both"/>
              <w:rPr>
                <w:sz w:val="16"/>
                <w:szCs w:val="16"/>
              </w:rPr>
            </w:pPr>
            <w:r w:rsidRPr="00EA257A">
              <w:rPr>
                <w:sz w:val="16"/>
                <w:szCs w:val="16"/>
              </w:rPr>
              <w:t>gamma-</w:t>
            </w:r>
            <w:proofErr w:type="spellStart"/>
            <w:r w:rsidRPr="00EA257A">
              <w:rPr>
                <w:sz w:val="16"/>
                <w:szCs w:val="16"/>
              </w:rPr>
              <w:t>Glutamylalanine</w:t>
            </w:r>
            <w:proofErr w:type="spellEnd"/>
          </w:p>
        </w:tc>
        <w:tc>
          <w:tcPr>
            <w:tcW w:w="578" w:type="dxa"/>
          </w:tcPr>
          <w:p w14:paraId="7983D46A" w14:textId="541F5258" w:rsidR="00EA257A" w:rsidRPr="00EA257A" w:rsidRDefault="00EA257A" w:rsidP="0052287D">
            <w:pPr>
              <w:spacing w:line="240" w:lineRule="auto"/>
              <w:jc w:val="both"/>
              <w:rPr>
                <w:sz w:val="16"/>
                <w:szCs w:val="16"/>
              </w:rPr>
            </w:pPr>
            <w:r w:rsidRPr="00EA257A">
              <w:rPr>
                <w:sz w:val="16"/>
                <w:szCs w:val="16"/>
              </w:rPr>
              <w:t>C</w:t>
            </w:r>
          </w:p>
        </w:tc>
        <w:tc>
          <w:tcPr>
            <w:tcW w:w="860" w:type="dxa"/>
          </w:tcPr>
          <w:p w14:paraId="5178EC67" w14:textId="50A6CFFC" w:rsidR="00EA257A" w:rsidRPr="00EA257A" w:rsidRDefault="00EA257A" w:rsidP="0052287D">
            <w:pPr>
              <w:spacing w:line="240" w:lineRule="auto"/>
              <w:jc w:val="both"/>
              <w:rPr>
                <w:sz w:val="16"/>
                <w:szCs w:val="16"/>
              </w:rPr>
            </w:pPr>
            <w:r w:rsidRPr="00EA257A">
              <w:rPr>
                <w:sz w:val="16"/>
                <w:szCs w:val="16"/>
              </w:rPr>
              <w:t>218.0901</w:t>
            </w:r>
          </w:p>
        </w:tc>
        <w:tc>
          <w:tcPr>
            <w:tcW w:w="860" w:type="dxa"/>
          </w:tcPr>
          <w:p w14:paraId="27121C09" w14:textId="2A85E478" w:rsidR="00EA257A" w:rsidRPr="00EA257A" w:rsidRDefault="00EA257A" w:rsidP="0052287D">
            <w:pPr>
              <w:spacing w:line="240" w:lineRule="auto"/>
              <w:jc w:val="both"/>
              <w:rPr>
                <w:sz w:val="16"/>
                <w:szCs w:val="16"/>
              </w:rPr>
            </w:pPr>
            <w:r w:rsidRPr="00EA257A">
              <w:rPr>
                <w:sz w:val="16"/>
                <w:szCs w:val="16"/>
              </w:rPr>
              <w:t>219.0974</w:t>
            </w:r>
          </w:p>
        </w:tc>
        <w:tc>
          <w:tcPr>
            <w:tcW w:w="574" w:type="dxa"/>
          </w:tcPr>
          <w:p w14:paraId="7CCA5F54" w14:textId="6D9A94FA" w:rsidR="00EA257A" w:rsidRPr="00EA257A" w:rsidRDefault="00EA257A" w:rsidP="0052287D">
            <w:pPr>
              <w:spacing w:line="240" w:lineRule="auto"/>
              <w:jc w:val="both"/>
              <w:rPr>
                <w:sz w:val="16"/>
                <w:szCs w:val="16"/>
              </w:rPr>
            </w:pPr>
            <w:r w:rsidRPr="00EA257A">
              <w:rPr>
                <w:sz w:val="16"/>
                <w:szCs w:val="16"/>
              </w:rPr>
              <w:t>6.49</w:t>
            </w:r>
          </w:p>
        </w:tc>
        <w:tc>
          <w:tcPr>
            <w:tcW w:w="1073" w:type="dxa"/>
          </w:tcPr>
          <w:p w14:paraId="7AB82674" w14:textId="5E521C4D" w:rsidR="00EA257A" w:rsidRPr="00EA257A" w:rsidRDefault="00EA257A" w:rsidP="0052287D">
            <w:pPr>
              <w:spacing w:line="240" w:lineRule="auto"/>
              <w:jc w:val="both"/>
              <w:rPr>
                <w:sz w:val="16"/>
                <w:szCs w:val="16"/>
              </w:rPr>
            </w:pPr>
            <w:r w:rsidRPr="00EA257A">
              <w:rPr>
                <w:sz w:val="16"/>
                <w:szCs w:val="16"/>
              </w:rPr>
              <w:t>2.37</w:t>
            </w:r>
          </w:p>
        </w:tc>
      </w:tr>
      <w:tr w:rsidR="00EA257A" w:rsidRPr="00EA257A" w14:paraId="593E3505" w14:textId="77777777" w:rsidTr="00EA257A">
        <w:tc>
          <w:tcPr>
            <w:tcW w:w="1980" w:type="dxa"/>
          </w:tcPr>
          <w:p w14:paraId="1E6AC7B4" w14:textId="0F149BF4" w:rsidR="00EA257A" w:rsidRPr="00EA257A" w:rsidRDefault="00EA257A" w:rsidP="0052287D">
            <w:pPr>
              <w:spacing w:line="240" w:lineRule="auto"/>
              <w:jc w:val="both"/>
              <w:rPr>
                <w:sz w:val="16"/>
                <w:szCs w:val="16"/>
              </w:rPr>
            </w:pPr>
            <w:r w:rsidRPr="00EA257A">
              <w:rPr>
                <w:sz w:val="16"/>
                <w:szCs w:val="16"/>
              </w:rPr>
              <w:t>C13 H16 N2 O10 P2</w:t>
            </w:r>
          </w:p>
        </w:tc>
        <w:tc>
          <w:tcPr>
            <w:tcW w:w="3091" w:type="dxa"/>
          </w:tcPr>
          <w:p w14:paraId="017C086E" w14:textId="77777777" w:rsidR="00EA257A" w:rsidRPr="00EA257A" w:rsidRDefault="00EA257A" w:rsidP="0052287D">
            <w:pPr>
              <w:spacing w:line="240" w:lineRule="auto"/>
              <w:jc w:val="both"/>
              <w:rPr>
                <w:sz w:val="16"/>
                <w:szCs w:val="16"/>
              </w:rPr>
            </w:pPr>
          </w:p>
        </w:tc>
        <w:tc>
          <w:tcPr>
            <w:tcW w:w="578" w:type="dxa"/>
          </w:tcPr>
          <w:p w14:paraId="0E5C14BE" w14:textId="157F39F3" w:rsidR="00EA257A" w:rsidRPr="00EA257A" w:rsidRDefault="00983A0D" w:rsidP="0052287D">
            <w:pPr>
              <w:spacing w:line="240" w:lineRule="auto"/>
              <w:jc w:val="both"/>
              <w:rPr>
                <w:sz w:val="16"/>
                <w:szCs w:val="16"/>
              </w:rPr>
            </w:pPr>
            <w:ins w:id="75" w:author="Kenneth MacLeod (Staff)" w:date="2025-12-03T12:46:00Z" w16du:dateUtc="2025-12-03T12:46:00Z">
              <w:r>
                <w:rPr>
                  <w:sz w:val="16"/>
                  <w:szCs w:val="16"/>
                </w:rPr>
                <w:t>D</w:t>
              </w:r>
            </w:ins>
          </w:p>
        </w:tc>
        <w:tc>
          <w:tcPr>
            <w:tcW w:w="860" w:type="dxa"/>
          </w:tcPr>
          <w:p w14:paraId="7D947A03" w14:textId="24AF9B49" w:rsidR="00EA257A" w:rsidRPr="00EA257A" w:rsidRDefault="00EA257A" w:rsidP="0052287D">
            <w:pPr>
              <w:spacing w:line="240" w:lineRule="auto"/>
              <w:jc w:val="both"/>
              <w:rPr>
                <w:sz w:val="16"/>
                <w:szCs w:val="16"/>
              </w:rPr>
            </w:pPr>
            <w:r w:rsidRPr="00EA257A">
              <w:rPr>
                <w:sz w:val="16"/>
                <w:szCs w:val="16"/>
              </w:rPr>
              <w:t>422.0268</w:t>
            </w:r>
          </w:p>
        </w:tc>
        <w:tc>
          <w:tcPr>
            <w:tcW w:w="860" w:type="dxa"/>
          </w:tcPr>
          <w:p w14:paraId="4419CB40" w14:textId="7FE50978" w:rsidR="00EA257A" w:rsidRPr="00EA257A" w:rsidRDefault="00EA257A" w:rsidP="0052287D">
            <w:pPr>
              <w:spacing w:line="240" w:lineRule="auto"/>
              <w:jc w:val="both"/>
              <w:rPr>
                <w:sz w:val="16"/>
                <w:szCs w:val="16"/>
              </w:rPr>
            </w:pPr>
            <w:r w:rsidRPr="00EA257A">
              <w:rPr>
                <w:sz w:val="16"/>
                <w:szCs w:val="16"/>
              </w:rPr>
              <w:t>423.0341</w:t>
            </w:r>
          </w:p>
        </w:tc>
        <w:tc>
          <w:tcPr>
            <w:tcW w:w="574" w:type="dxa"/>
          </w:tcPr>
          <w:p w14:paraId="2C9725C0" w14:textId="10A94B84" w:rsidR="00EA257A" w:rsidRPr="00EA257A" w:rsidRDefault="00EA257A" w:rsidP="0052287D">
            <w:pPr>
              <w:spacing w:line="240" w:lineRule="auto"/>
              <w:jc w:val="both"/>
              <w:rPr>
                <w:sz w:val="16"/>
                <w:szCs w:val="16"/>
              </w:rPr>
            </w:pPr>
            <w:r w:rsidRPr="00EA257A">
              <w:rPr>
                <w:sz w:val="16"/>
                <w:szCs w:val="16"/>
              </w:rPr>
              <w:t>5.92</w:t>
            </w:r>
          </w:p>
        </w:tc>
        <w:tc>
          <w:tcPr>
            <w:tcW w:w="1073" w:type="dxa"/>
          </w:tcPr>
          <w:p w14:paraId="3D9005E0" w14:textId="49C2B170" w:rsidR="00EA257A" w:rsidRPr="00EA257A" w:rsidRDefault="00EA257A" w:rsidP="0052287D">
            <w:pPr>
              <w:spacing w:line="240" w:lineRule="auto"/>
              <w:jc w:val="both"/>
              <w:rPr>
                <w:sz w:val="16"/>
                <w:szCs w:val="16"/>
              </w:rPr>
            </w:pPr>
            <w:r w:rsidRPr="00EA257A">
              <w:rPr>
                <w:sz w:val="16"/>
                <w:szCs w:val="16"/>
              </w:rPr>
              <w:t>2.37</w:t>
            </w:r>
          </w:p>
        </w:tc>
      </w:tr>
      <w:tr w:rsidR="00EA257A" w:rsidRPr="00EA257A" w14:paraId="0648BE4C" w14:textId="77777777" w:rsidTr="00EA257A">
        <w:tc>
          <w:tcPr>
            <w:tcW w:w="1980" w:type="dxa"/>
          </w:tcPr>
          <w:p w14:paraId="4284E811" w14:textId="4D1DEF27" w:rsidR="00EA257A" w:rsidRPr="00EA257A" w:rsidRDefault="00EA257A" w:rsidP="0052287D">
            <w:pPr>
              <w:spacing w:line="240" w:lineRule="auto"/>
              <w:jc w:val="both"/>
              <w:rPr>
                <w:sz w:val="16"/>
                <w:szCs w:val="16"/>
              </w:rPr>
            </w:pPr>
            <w:r w:rsidRPr="00EA257A">
              <w:rPr>
                <w:sz w:val="16"/>
                <w:szCs w:val="16"/>
              </w:rPr>
              <w:t>C16 H5 Cl N2 P2 S</w:t>
            </w:r>
          </w:p>
        </w:tc>
        <w:tc>
          <w:tcPr>
            <w:tcW w:w="3091" w:type="dxa"/>
          </w:tcPr>
          <w:p w14:paraId="7FC7B98D" w14:textId="77777777" w:rsidR="00EA257A" w:rsidRPr="00EA257A" w:rsidRDefault="00EA257A" w:rsidP="0052287D">
            <w:pPr>
              <w:spacing w:line="240" w:lineRule="auto"/>
              <w:jc w:val="both"/>
              <w:rPr>
                <w:sz w:val="16"/>
                <w:szCs w:val="16"/>
              </w:rPr>
            </w:pPr>
          </w:p>
        </w:tc>
        <w:tc>
          <w:tcPr>
            <w:tcW w:w="578" w:type="dxa"/>
          </w:tcPr>
          <w:p w14:paraId="2C264D36" w14:textId="4E4F0B7C" w:rsidR="00EA257A" w:rsidRPr="00EA257A" w:rsidRDefault="00983A0D" w:rsidP="0052287D">
            <w:pPr>
              <w:spacing w:line="240" w:lineRule="auto"/>
              <w:jc w:val="both"/>
              <w:rPr>
                <w:sz w:val="16"/>
                <w:szCs w:val="16"/>
              </w:rPr>
            </w:pPr>
            <w:ins w:id="76" w:author="Kenneth MacLeod (Staff)" w:date="2025-12-03T12:46:00Z" w16du:dateUtc="2025-12-03T12:46:00Z">
              <w:r>
                <w:rPr>
                  <w:sz w:val="16"/>
                  <w:szCs w:val="16"/>
                </w:rPr>
                <w:t>D</w:t>
              </w:r>
            </w:ins>
          </w:p>
        </w:tc>
        <w:tc>
          <w:tcPr>
            <w:tcW w:w="860" w:type="dxa"/>
          </w:tcPr>
          <w:p w14:paraId="546CD52D" w14:textId="106C805D" w:rsidR="00EA257A" w:rsidRPr="00EA257A" w:rsidRDefault="00EA257A" w:rsidP="0052287D">
            <w:pPr>
              <w:spacing w:line="240" w:lineRule="auto"/>
              <w:jc w:val="both"/>
              <w:rPr>
                <w:sz w:val="16"/>
                <w:szCs w:val="16"/>
              </w:rPr>
            </w:pPr>
            <w:r w:rsidRPr="00EA257A">
              <w:rPr>
                <w:sz w:val="16"/>
                <w:szCs w:val="16"/>
              </w:rPr>
              <w:t>353.9341</w:t>
            </w:r>
          </w:p>
        </w:tc>
        <w:tc>
          <w:tcPr>
            <w:tcW w:w="860" w:type="dxa"/>
          </w:tcPr>
          <w:p w14:paraId="6E3B00E7" w14:textId="2D85376B" w:rsidR="00EA257A" w:rsidRPr="00EA257A" w:rsidRDefault="00EA257A" w:rsidP="0052287D">
            <w:pPr>
              <w:spacing w:line="240" w:lineRule="auto"/>
              <w:jc w:val="both"/>
              <w:rPr>
                <w:sz w:val="16"/>
                <w:szCs w:val="16"/>
              </w:rPr>
            </w:pPr>
            <w:r w:rsidRPr="00EA257A">
              <w:rPr>
                <w:sz w:val="16"/>
                <w:szCs w:val="16"/>
              </w:rPr>
              <w:t>354.9413</w:t>
            </w:r>
          </w:p>
        </w:tc>
        <w:tc>
          <w:tcPr>
            <w:tcW w:w="574" w:type="dxa"/>
          </w:tcPr>
          <w:p w14:paraId="689E8AC9" w14:textId="6AABD039" w:rsidR="00EA257A" w:rsidRPr="00EA257A" w:rsidRDefault="00EA257A" w:rsidP="0052287D">
            <w:pPr>
              <w:spacing w:line="240" w:lineRule="auto"/>
              <w:jc w:val="both"/>
              <w:rPr>
                <w:sz w:val="16"/>
                <w:szCs w:val="16"/>
              </w:rPr>
            </w:pPr>
            <w:r w:rsidRPr="00EA257A">
              <w:rPr>
                <w:sz w:val="16"/>
                <w:szCs w:val="16"/>
              </w:rPr>
              <w:t>4.51</w:t>
            </w:r>
          </w:p>
        </w:tc>
        <w:tc>
          <w:tcPr>
            <w:tcW w:w="1073" w:type="dxa"/>
          </w:tcPr>
          <w:p w14:paraId="253F3E60" w14:textId="5C5FF811" w:rsidR="00EA257A" w:rsidRPr="00EA257A" w:rsidRDefault="00EA257A" w:rsidP="0052287D">
            <w:pPr>
              <w:spacing w:line="240" w:lineRule="auto"/>
              <w:jc w:val="both"/>
              <w:rPr>
                <w:sz w:val="16"/>
                <w:szCs w:val="16"/>
              </w:rPr>
            </w:pPr>
            <w:r w:rsidRPr="00EA257A">
              <w:rPr>
                <w:sz w:val="16"/>
                <w:szCs w:val="16"/>
              </w:rPr>
              <w:t>2.37</w:t>
            </w:r>
          </w:p>
        </w:tc>
      </w:tr>
      <w:tr w:rsidR="00EA257A" w:rsidRPr="00EA257A" w14:paraId="09EE82F7" w14:textId="77777777" w:rsidTr="00EA257A">
        <w:tc>
          <w:tcPr>
            <w:tcW w:w="1980" w:type="dxa"/>
          </w:tcPr>
          <w:p w14:paraId="2FB91FC9" w14:textId="68BC8A73" w:rsidR="00EA257A" w:rsidRPr="00EA257A" w:rsidRDefault="00EA257A" w:rsidP="0052287D">
            <w:pPr>
              <w:spacing w:line="240" w:lineRule="auto"/>
              <w:jc w:val="both"/>
              <w:rPr>
                <w:sz w:val="16"/>
                <w:szCs w:val="16"/>
              </w:rPr>
            </w:pPr>
            <w:r w:rsidRPr="00EA257A">
              <w:rPr>
                <w:sz w:val="16"/>
                <w:szCs w:val="16"/>
              </w:rPr>
              <w:t>C5 H9 N2 O P S</w:t>
            </w:r>
          </w:p>
        </w:tc>
        <w:tc>
          <w:tcPr>
            <w:tcW w:w="3091" w:type="dxa"/>
          </w:tcPr>
          <w:p w14:paraId="6C052202" w14:textId="77777777" w:rsidR="00EA257A" w:rsidRPr="00EA257A" w:rsidRDefault="00EA257A" w:rsidP="0052287D">
            <w:pPr>
              <w:spacing w:line="240" w:lineRule="auto"/>
              <w:jc w:val="both"/>
              <w:rPr>
                <w:sz w:val="16"/>
                <w:szCs w:val="16"/>
              </w:rPr>
            </w:pPr>
          </w:p>
        </w:tc>
        <w:tc>
          <w:tcPr>
            <w:tcW w:w="578" w:type="dxa"/>
          </w:tcPr>
          <w:p w14:paraId="1BF68537" w14:textId="68EAEF65" w:rsidR="00EA257A" w:rsidRPr="00EA257A" w:rsidRDefault="00983A0D" w:rsidP="0052287D">
            <w:pPr>
              <w:spacing w:line="240" w:lineRule="auto"/>
              <w:jc w:val="both"/>
              <w:rPr>
                <w:sz w:val="16"/>
                <w:szCs w:val="16"/>
              </w:rPr>
            </w:pPr>
            <w:ins w:id="77" w:author="Kenneth MacLeod (Staff)" w:date="2025-12-03T12:46:00Z" w16du:dateUtc="2025-12-03T12:46:00Z">
              <w:r>
                <w:rPr>
                  <w:sz w:val="16"/>
                  <w:szCs w:val="16"/>
                </w:rPr>
                <w:t>D</w:t>
              </w:r>
            </w:ins>
          </w:p>
        </w:tc>
        <w:tc>
          <w:tcPr>
            <w:tcW w:w="860" w:type="dxa"/>
          </w:tcPr>
          <w:p w14:paraId="5B614467" w14:textId="24185BA9" w:rsidR="00EA257A" w:rsidRPr="00EA257A" w:rsidRDefault="00EA257A" w:rsidP="0052287D">
            <w:pPr>
              <w:spacing w:line="240" w:lineRule="auto"/>
              <w:jc w:val="both"/>
              <w:rPr>
                <w:sz w:val="16"/>
                <w:szCs w:val="16"/>
              </w:rPr>
            </w:pPr>
            <w:r w:rsidRPr="00EA257A">
              <w:rPr>
                <w:sz w:val="16"/>
                <w:szCs w:val="16"/>
              </w:rPr>
              <w:t>176.0174</w:t>
            </w:r>
          </w:p>
        </w:tc>
        <w:tc>
          <w:tcPr>
            <w:tcW w:w="860" w:type="dxa"/>
          </w:tcPr>
          <w:p w14:paraId="3D8A10D0" w14:textId="55811BDD" w:rsidR="00EA257A" w:rsidRPr="00EA257A" w:rsidRDefault="00EA257A" w:rsidP="0052287D">
            <w:pPr>
              <w:spacing w:line="240" w:lineRule="auto"/>
              <w:jc w:val="both"/>
              <w:rPr>
                <w:sz w:val="16"/>
                <w:szCs w:val="16"/>
              </w:rPr>
            </w:pPr>
            <w:r w:rsidRPr="00EA257A">
              <w:rPr>
                <w:sz w:val="16"/>
                <w:szCs w:val="16"/>
              </w:rPr>
              <w:t>177.0247</w:t>
            </w:r>
          </w:p>
        </w:tc>
        <w:tc>
          <w:tcPr>
            <w:tcW w:w="574" w:type="dxa"/>
          </w:tcPr>
          <w:p w14:paraId="74B3DCE4" w14:textId="5516D356" w:rsidR="00EA257A" w:rsidRPr="00EA257A" w:rsidRDefault="00EA257A" w:rsidP="0052287D">
            <w:pPr>
              <w:spacing w:line="240" w:lineRule="auto"/>
              <w:jc w:val="both"/>
              <w:rPr>
                <w:sz w:val="16"/>
                <w:szCs w:val="16"/>
              </w:rPr>
            </w:pPr>
            <w:r w:rsidRPr="00EA257A">
              <w:rPr>
                <w:sz w:val="16"/>
                <w:szCs w:val="16"/>
              </w:rPr>
              <w:t>5.93</w:t>
            </w:r>
          </w:p>
        </w:tc>
        <w:tc>
          <w:tcPr>
            <w:tcW w:w="1073" w:type="dxa"/>
          </w:tcPr>
          <w:p w14:paraId="332E1529" w14:textId="67B67337" w:rsidR="00EA257A" w:rsidRPr="00EA257A" w:rsidRDefault="00EA257A" w:rsidP="0052287D">
            <w:pPr>
              <w:spacing w:line="240" w:lineRule="auto"/>
              <w:jc w:val="both"/>
              <w:rPr>
                <w:sz w:val="16"/>
                <w:szCs w:val="16"/>
              </w:rPr>
            </w:pPr>
            <w:r w:rsidRPr="00EA257A">
              <w:rPr>
                <w:sz w:val="16"/>
                <w:szCs w:val="16"/>
              </w:rPr>
              <w:t>2.36</w:t>
            </w:r>
          </w:p>
        </w:tc>
      </w:tr>
      <w:tr w:rsidR="00EA257A" w:rsidRPr="00EA257A" w14:paraId="483382FF" w14:textId="77777777" w:rsidTr="00EA257A">
        <w:tc>
          <w:tcPr>
            <w:tcW w:w="1980" w:type="dxa"/>
          </w:tcPr>
          <w:p w14:paraId="1E22F2A2" w14:textId="5D6EF12D" w:rsidR="00EA257A" w:rsidRPr="00EA257A" w:rsidRDefault="00EA257A" w:rsidP="0052287D">
            <w:pPr>
              <w:spacing w:line="240" w:lineRule="auto"/>
              <w:jc w:val="both"/>
              <w:rPr>
                <w:sz w:val="16"/>
                <w:szCs w:val="16"/>
              </w:rPr>
            </w:pPr>
            <w:r w:rsidRPr="00EA257A">
              <w:rPr>
                <w:sz w:val="16"/>
                <w:szCs w:val="16"/>
              </w:rPr>
              <w:lastRenderedPageBreak/>
              <w:t>C11 H10 Cl N5 O13 P2</w:t>
            </w:r>
          </w:p>
        </w:tc>
        <w:tc>
          <w:tcPr>
            <w:tcW w:w="3091" w:type="dxa"/>
          </w:tcPr>
          <w:p w14:paraId="3DC2ED78" w14:textId="77777777" w:rsidR="00EA257A" w:rsidRPr="00EA257A" w:rsidRDefault="00EA257A" w:rsidP="0052287D">
            <w:pPr>
              <w:spacing w:line="240" w:lineRule="auto"/>
              <w:jc w:val="both"/>
              <w:rPr>
                <w:sz w:val="16"/>
                <w:szCs w:val="16"/>
              </w:rPr>
            </w:pPr>
          </w:p>
        </w:tc>
        <w:tc>
          <w:tcPr>
            <w:tcW w:w="578" w:type="dxa"/>
          </w:tcPr>
          <w:p w14:paraId="7A1CEC68" w14:textId="5A9EFD1B" w:rsidR="00EA257A" w:rsidRPr="00EA257A" w:rsidRDefault="00983A0D" w:rsidP="0052287D">
            <w:pPr>
              <w:spacing w:line="240" w:lineRule="auto"/>
              <w:jc w:val="both"/>
              <w:rPr>
                <w:sz w:val="16"/>
                <w:szCs w:val="16"/>
              </w:rPr>
            </w:pPr>
            <w:ins w:id="78" w:author="Kenneth MacLeod (Staff)" w:date="2025-12-03T12:46:00Z" w16du:dateUtc="2025-12-03T12:46:00Z">
              <w:r>
                <w:rPr>
                  <w:sz w:val="16"/>
                  <w:szCs w:val="16"/>
                </w:rPr>
                <w:t>D</w:t>
              </w:r>
            </w:ins>
          </w:p>
        </w:tc>
        <w:tc>
          <w:tcPr>
            <w:tcW w:w="860" w:type="dxa"/>
          </w:tcPr>
          <w:p w14:paraId="42A64D7D" w14:textId="04273048" w:rsidR="00EA257A" w:rsidRPr="00EA257A" w:rsidRDefault="00EA257A" w:rsidP="0052287D">
            <w:pPr>
              <w:spacing w:line="240" w:lineRule="auto"/>
              <w:jc w:val="both"/>
              <w:rPr>
                <w:sz w:val="16"/>
                <w:szCs w:val="16"/>
              </w:rPr>
            </w:pPr>
            <w:r w:rsidRPr="00EA257A">
              <w:rPr>
                <w:sz w:val="16"/>
                <w:szCs w:val="16"/>
              </w:rPr>
              <w:t>516.9444</w:t>
            </w:r>
          </w:p>
        </w:tc>
        <w:tc>
          <w:tcPr>
            <w:tcW w:w="860" w:type="dxa"/>
          </w:tcPr>
          <w:p w14:paraId="00F78A0F" w14:textId="6E73E0F7" w:rsidR="00EA257A" w:rsidRPr="00EA257A" w:rsidRDefault="00EA257A" w:rsidP="0052287D">
            <w:pPr>
              <w:spacing w:line="240" w:lineRule="auto"/>
              <w:jc w:val="both"/>
              <w:rPr>
                <w:sz w:val="16"/>
                <w:szCs w:val="16"/>
              </w:rPr>
            </w:pPr>
            <w:r w:rsidRPr="00EA257A">
              <w:rPr>
                <w:sz w:val="16"/>
                <w:szCs w:val="16"/>
              </w:rPr>
              <w:t>517.9516</w:t>
            </w:r>
          </w:p>
        </w:tc>
        <w:tc>
          <w:tcPr>
            <w:tcW w:w="574" w:type="dxa"/>
          </w:tcPr>
          <w:p w14:paraId="3378062A" w14:textId="6E8A6761" w:rsidR="00EA257A" w:rsidRPr="00EA257A" w:rsidRDefault="00EA257A" w:rsidP="0052287D">
            <w:pPr>
              <w:spacing w:line="240" w:lineRule="auto"/>
              <w:jc w:val="both"/>
              <w:rPr>
                <w:sz w:val="16"/>
                <w:szCs w:val="16"/>
              </w:rPr>
            </w:pPr>
            <w:r w:rsidRPr="00EA257A">
              <w:rPr>
                <w:sz w:val="16"/>
                <w:szCs w:val="16"/>
              </w:rPr>
              <w:t>5.46</w:t>
            </w:r>
          </w:p>
        </w:tc>
        <w:tc>
          <w:tcPr>
            <w:tcW w:w="1073" w:type="dxa"/>
          </w:tcPr>
          <w:p w14:paraId="1E915340" w14:textId="4EACD39F" w:rsidR="00EA257A" w:rsidRPr="00EA257A" w:rsidRDefault="00EA257A" w:rsidP="0052287D">
            <w:pPr>
              <w:spacing w:line="240" w:lineRule="auto"/>
              <w:jc w:val="both"/>
              <w:rPr>
                <w:sz w:val="16"/>
                <w:szCs w:val="16"/>
              </w:rPr>
            </w:pPr>
            <w:r w:rsidRPr="00EA257A">
              <w:rPr>
                <w:sz w:val="16"/>
                <w:szCs w:val="16"/>
              </w:rPr>
              <w:t>2.35</w:t>
            </w:r>
          </w:p>
        </w:tc>
      </w:tr>
      <w:tr w:rsidR="00EA257A" w:rsidRPr="00EA257A" w14:paraId="697CCCA3" w14:textId="77777777" w:rsidTr="00EA257A">
        <w:tc>
          <w:tcPr>
            <w:tcW w:w="1980" w:type="dxa"/>
          </w:tcPr>
          <w:p w14:paraId="7B35506E" w14:textId="573F5D71" w:rsidR="00EA257A" w:rsidRPr="00EA257A" w:rsidRDefault="00EA257A" w:rsidP="0052287D">
            <w:pPr>
              <w:spacing w:line="240" w:lineRule="auto"/>
              <w:jc w:val="both"/>
              <w:rPr>
                <w:sz w:val="16"/>
                <w:szCs w:val="16"/>
              </w:rPr>
            </w:pPr>
            <w:r w:rsidRPr="00EA257A">
              <w:rPr>
                <w:sz w:val="16"/>
                <w:szCs w:val="16"/>
              </w:rPr>
              <w:t>C10 H21 N8 O15 P3</w:t>
            </w:r>
          </w:p>
        </w:tc>
        <w:tc>
          <w:tcPr>
            <w:tcW w:w="3091" w:type="dxa"/>
          </w:tcPr>
          <w:p w14:paraId="475B81C0" w14:textId="77777777" w:rsidR="00EA257A" w:rsidRPr="00EA257A" w:rsidRDefault="00EA257A" w:rsidP="0052287D">
            <w:pPr>
              <w:spacing w:line="240" w:lineRule="auto"/>
              <w:jc w:val="both"/>
              <w:rPr>
                <w:sz w:val="16"/>
                <w:szCs w:val="16"/>
              </w:rPr>
            </w:pPr>
          </w:p>
        </w:tc>
        <w:tc>
          <w:tcPr>
            <w:tcW w:w="578" w:type="dxa"/>
          </w:tcPr>
          <w:p w14:paraId="1C8D6AE9" w14:textId="7B3E33B6" w:rsidR="00EA257A" w:rsidRPr="00EA257A" w:rsidRDefault="00983A0D" w:rsidP="0052287D">
            <w:pPr>
              <w:spacing w:line="240" w:lineRule="auto"/>
              <w:jc w:val="both"/>
              <w:rPr>
                <w:sz w:val="16"/>
                <w:szCs w:val="16"/>
              </w:rPr>
            </w:pPr>
            <w:ins w:id="79" w:author="Kenneth MacLeod (Staff)" w:date="2025-12-03T12:46:00Z" w16du:dateUtc="2025-12-03T12:46:00Z">
              <w:r>
                <w:rPr>
                  <w:sz w:val="16"/>
                  <w:szCs w:val="16"/>
                </w:rPr>
                <w:t>D</w:t>
              </w:r>
            </w:ins>
          </w:p>
        </w:tc>
        <w:tc>
          <w:tcPr>
            <w:tcW w:w="860" w:type="dxa"/>
          </w:tcPr>
          <w:p w14:paraId="784B1D0C" w14:textId="34F09A5C" w:rsidR="00EA257A" w:rsidRPr="00EA257A" w:rsidRDefault="00EA257A" w:rsidP="0052287D">
            <w:pPr>
              <w:spacing w:line="240" w:lineRule="auto"/>
              <w:jc w:val="both"/>
              <w:rPr>
                <w:sz w:val="16"/>
                <w:szCs w:val="16"/>
              </w:rPr>
            </w:pPr>
            <w:r w:rsidRPr="00EA257A">
              <w:rPr>
                <w:sz w:val="16"/>
                <w:szCs w:val="16"/>
              </w:rPr>
              <w:t>586.0339</w:t>
            </w:r>
          </w:p>
        </w:tc>
        <w:tc>
          <w:tcPr>
            <w:tcW w:w="860" w:type="dxa"/>
          </w:tcPr>
          <w:p w14:paraId="74A63C3C" w14:textId="0D5E7AE4" w:rsidR="00EA257A" w:rsidRPr="00EA257A" w:rsidRDefault="00EA257A" w:rsidP="0052287D">
            <w:pPr>
              <w:spacing w:line="240" w:lineRule="auto"/>
              <w:jc w:val="both"/>
              <w:rPr>
                <w:sz w:val="16"/>
                <w:szCs w:val="16"/>
              </w:rPr>
            </w:pPr>
            <w:r w:rsidRPr="00EA257A">
              <w:rPr>
                <w:sz w:val="16"/>
                <w:szCs w:val="16"/>
              </w:rPr>
              <w:t>587.0412</w:t>
            </w:r>
          </w:p>
        </w:tc>
        <w:tc>
          <w:tcPr>
            <w:tcW w:w="574" w:type="dxa"/>
          </w:tcPr>
          <w:p w14:paraId="2861B2C6" w14:textId="7C9D2A88" w:rsidR="00EA257A" w:rsidRPr="00EA257A" w:rsidRDefault="00EA257A" w:rsidP="0052287D">
            <w:pPr>
              <w:spacing w:line="240" w:lineRule="auto"/>
              <w:jc w:val="both"/>
              <w:rPr>
                <w:sz w:val="16"/>
                <w:szCs w:val="16"/>
              </w:rPr>
            </w:pPr>
            <w:r w:rsidRPr="00EA257A">
              <w:rPr>
                <w:sz w:val="16"/>
                <w:szCs w:val="16"/>
              </w:rPr>
              <w:t>5.91</w:t>
            </w:r>
          </w:p>
        </w:tc>
        <w:tc>
          <w:tcPr>
            <w:tcW w:w="1073" w:type="dxa"/>
          </w:tcPr>
          <w:p w14:paraId="47141BD6" w14:textId="34759BF8" w:rsidR="00EA257A" w:rsidRPr="00EA257A" w:rsidRDefault="00EA257A" w:rsidP="0052287D">
            <w:pPr>
              <w:spacing w:line="240" w:lineRule="auto"/>
              <w:jc w:val="both"/>
              <w:rPr>
                <w:sz w:val="16"/>
                <w:szCs w:val="16"/>
              </w:rPr>
            </w:pPr>
            <w:r w:rsidRPr="00EA257A">
              <w:rPr>
                <w:sz w:val="16"/>
                <w:szCs w:val="16"/>
              </w:rPr>
              <w:t>2.33</w:t>
            </w:r>
          </w:p>
        </w:tc>
      </w:tr>
      <w:tr w:rsidR="00EA257A" w:rsidRPr="00EA257A" w14:paraId="6BF7AF38" w14:textId="77777777" w:rsidTr="00EA257A">
        <w:tc>
          <w:tcPr>
            <w:tcW w:w="1980" w:type="dxa"/>
          </w:tcPr>
          <w:p w14:paraId="73C378A1" w14:textId="1EED369D" w:rsidR="00EA257A" w:rsidRPr="00EA257A" w:rsidRDefault="00EA257A" w:rsidP="0052287D">
            <w:pPr>
              <w:spacing w:line="240" w:lineRule="auto"/>
              <w:jc w:val="both"/>
              <w:rPr>
                <w:sz w:val="16"/>
                <w:szCs w:val="16"/>
              </w:rPr>
            </w:pPr>
            <w:r w:rsidRPr="00EA257A">
              <w:rPr>
                <w:sz w:val="16"/>
                <w:szCs w:val="16"/>
              </w:rPr>
              <w:t>C14 H17 N3 O</w:t>
            </w:r>
          </w:p>
        </w:tc>
        <w:tc>
          <w:tcPr>
            <w:tcW w:w="3091" w:type="dxa"/>
          </w:tcPr>
          <w:p w14:paraId="2CF7BC83" w14:textId="4BED9D87" w:rsidR="00EA257A" w:rsidRPr="00EA257A" w:rsidRDefault="00EA257A" w:rsidP="0052287D">
            <w:pPr>
              <w:spacing w:line="240" w:lineRule="auto"/>
              <w:jc w:val="both"/>
              <w:rPr>
                <w:sz w:val="16"/>
                <w:szCs w:val="16"/>
              </w:rPr>
            </w:pPr>
          </w:p>
        </w:tc>
        <w:tc>
          <w:tcPr>
            <w:tcW w:w="578" w:type="dxa"/>
          </w:tcPr>
          <w:p w14:paraId="3707C987" w14:textId="4A13203C" w:rsidR="00EA257A" w:rsidRPr="00EA257A" w:rsidRDefault="00983A0D" w:rsidP="0052287D">
            <w:pPr>
              <w:spacing w:line="240" w:lineRule="auto"/>
              <w:jc w:val="both"/>
              <w:rPr>
                <w:sz w:val="16"/>
                <w:szCs w:val="16"/>
              </w:rPr>
            </w:pPr>
            <w:ins w:id="80" w:author="Kenneth MacLeod (Staff)" w:date="2025-12-03T12:46:00Z" w16du:dateUtc="2025-12-03T12:46:00Z">
              <w:r>
                <w:rPr>
                  <w:sz w:val="16"/>
                  <w:szCs w:val="16"/>
                </w:rPr>
                <w:t>D</w:t>
              </w:r>
            </w:ins>
          </w:p>
        </w:tc>
        <w:tc>
          <w:tcPr>
            <w:tcW w:w="860" w:type="dxa"/>
          </w:tcPr>
          <w:p w14:paraId="40CB1503" w14:textId="09E925A0" w:rsidR="00EA257A" w:rsidRPr="00EA257A" w:rsidRDefault="00EA257A" w:rsidP="0052287D">
            <w:pPr>
              <w:spacing w:line="240" w:lineRule="auto"/>
              <w:jc w:val="both"/>
              <w:rPr>
                <w:sz w:val="16"/>
                <w:szCs w:val="16"/>
              </w:rPr>
            </w:pPr>
            <w:r w:rsidRPr="00EA257A">
              <w:rPr>
                <w:sz w:val="16"/>
                <w:szCs w:val="16"/>
              </w:rPr>
              <w:t>243.1371</w:t>
            </w:r>
          </w:p>
        </w:tc>
        <w:tc>
          <w:tcPr>
            <w:tcW w:w="860" w:type="dxa"/>
          </w:tcPr>
          <w:p w14:paraId="49F1ED2E" w14:textId="50552B56" w:rsidR="00EA257A" w:rsidRPr="00EA257A" w:rsidRDefault="00EA257A" w:rsidP="0052287D">
            <w:pPr>
              <w:spacing w:line="240" w:lineRule="auto"/>
              <w:jc w:val="both"/>
              <w:rPr>
                <w:sz w:val="16"/>
                <w:szCs w:val="16"/>
              </w:rPr>
            </w:pPr>
            <w:r w:rsidRPr="00EA257A">
              <w:rPr>
                <w:sz w:val="16"/>
                <w:szCs w:val="16"/>
              </w:rPr>
              <w:t>244.1444</w:t>
            </w:r>
          </w:p>
        </w:tc>
        <w:tc>
          <w:tcPr>
            <w:tcW w:w="574" w:type="dxa"/>
          </w:tcPr>
          <w:p w14:paraId="6124D66D" w14:textId="6E6C75A1" w:rsidR="00EA257A" w:rsidRPr="00EA257A" w:rsidRDefault="00EA257A" w:rsidP="0052287D">
            <w:pPr>
              <w:spacing w:line="240" w:lineRule="auto"/>
              <w:jc w:val="both"/>
              <w:rPr>
                <w:sz w:val="16"/>
                <w:szCs w:val="16"/>
              </w:rPr>
            </w:pPr>
            <w:r w:rsidRPr="00EA257A">
              <w:rPr>
                <w:sz w:val="16"/>
                <w:szCs w:val="16"/>
              </w:rPr>
              <w:t>3.17</w:t>
            </w:r>
          </w:p>
        </w:tc>
        <w:tc>
          <w:tcPr>
            <w:tcW w:w="1073" w:type="dxa"/>
          </w:tcPr>
          <w:p w14:paraId="5D42EFD5" w14:textId="51E99733" w:rsidR="00EA257A" w:rsidRPr="00EA257A" w:rsidRDefault="00EA257A" w:rsidP="0052287D">
            <w:pPr>
              <w:spacing w:line="240" w:lineRule="auto"/>
              <w:jc w:val="both"/>
              <w:rPr>
                <w:sz w:val="16"/>
                <w:szCs w:val="16"/>
              </w:rPr>
            </w:pPr>
            <w:r w:rsidRPr="00EA257A">
              <w:rPr>
                <w:sz w:val="16"/>
                <w:szCs w:val="16"/>
              </w:rPr>
              <w:t>2.33</w:t>
            </w:r>
          </w:p>
        </w:tc>
      </w:tr>
      <w:tr w:rsidR="00EA257A" w:rsidRPr="00EA257A" w14:paraId="267163F0" w14:textId="77777777" w:rsidTr="00EA257A">
        <w:tc>
          <w:tcPr>
            <w:tcW w:w="1980" w:type="dxa"/>
          </w:tcPr>
          <w:p w14:paraId="1809E651" w14:textId="095A6728" w:rsidR="00EA257A" w:rsidRPr="00EA257A" w:rsidRDefault="00EA257A" w:rsidP="0052287D">
            <w:pPr>
              <w:spacing w:line="240" w:lineRule="auto"/>
              <w:jc w:val="both"/>
              <w:rPr>
                <w:sz w:val="16"/>
                <w:szCs w:val="16"/>
              </w:rPr>
            </w:pPr>
            <w:r w:rsidRPr="00EA257A">
              <w:rPr>
                <w:sz w:val="16"/>
                <w:szCs w:val="16"/>
              </w:rPr>
              <w:t>C8 H11 N O9 S2</w:t>
            </w:r>
          </w:p>
        </w:tc>
        <w:tc>
          <w:tcPr>
            <w:tcW w:w="3091" w:type="dxa"/>
          </w:tcPr>
          <w:p w14:paraId="4ED5655A" w14:textId="77777777" w:rsidR="00EA257A" w:rsidRPr="00EA257A" w:rsidRDefault="00EA257A" w:rsidP="0052287D">
            <w:pPr>
              <w:spacing w:line="240" w:lineRule="auto"/>
              <w:jc w:val="both"/>
              <w:rPr>
                <w:sz w:val="16"/>
                <w:szCs w:val="16"/>
              </w:rPr>
            </w:pPr>
          </w:p>
        </w:tc>
        <w:tc>
          <w:tcPr>
            <w:tcW w:w="578" w:type="dxa"/>
          </w:tcPr>
          <w:p w14:paraId="6B9E02D0" w14:textId="5B62A43B" w:rsidR="00EA257A" w:rsidRPr="00EA257A" w:rsidRDefault="00983A0D" w:rsidP="0052287D">
            <w:pPr>
              <w:spacing w:line="240" w:lineRule="auto"/>
              <w:jc w:val="both"/>
              <w:rPr>
                <w:sz w:val="16"/>
                <w:szCs w:val="16"/>
              </w:rPr>
            </w:pPr>
            <w:ins w:id="81" w:author="Kenneth MacLeod (Staff)" w:date="2025-12-03T12:46:00Z" w16du:dateUtc="2025-12-03T12:46:00Z">
              <w:r>
                <w:rPr>
                  <w:sz w:val="16"/>
                  <w:szCs w:val="16"/>
                </w:rPr>
                <w:t>D</w:t>
              </w:r>
            </w:ins>
          </w:p>
        </w:tc>
        <w:tc>
          <w:tcPr>
            <w:tcW w:w="860" w:type="dxa"/>
          </w:tcPr>
          <w:p w14:paraId="27DECC97" w14:textId="6C342506" w:rsidR="00EA257A" w:rsidRPr="00EA257A" w:rsidRDefault="00EA257A" w:rsidP="0052287D">
            <w:pPr>
              <w:spacing w:line="240" w:lineRule="auto"/>
              <w:jc w:val="both"/>
              <w:rPr>
                <w:sz w:val="16"/>
                <w:szCs w:val="16"/>
              </w:rPr>
            </w:pPr>
            <w:r w:rsidRPr="00EA257A">
              <w:rPr>
                <w:sz w:val="16"/>
                <w:szCs w:val="16"/>
              </w:rPr>
              <w:t>328.9869</w:t>
            </w:r>
          </w:p>
        </w:tc>
        <w:tc>
          <w:tcPr>
            <w:tcW w:w="860" w:type="dxa"/>
          </w:tcPr>
          <w:p w14:paraId="295B8D68" w14:textId="277D3990" w:rsidR="00EA257A" w:rsidRPr="00EA257A" w:rsidRDefault="00EA257A" w:rsidP="0052287D">
            <w:pPr>
              <w:spacing w:line="240" w:lineRule="auto"/>
              <w:jc w:val="both"/>
              <w:rPr>
                <w:sz w:val="16"/>
                <w:szCs w:val="16"/>
              </w:rPr>
            </w:pPr>
            <w:r w:rsidRPr="00EA257A">
              <w:rPr>
                <w:sz w:val="16"/>
                <w:szCs w:val="16"/>
              </w:rPr>
              <w:t>329.9942</w:t>
            </w:r>
          </w:p>
        </w:tc>
        <w:tc>
          <w:tcPr>
            <w:tcW w:w="574" w:type="dxa"/>
          </w:tcPr>
          <w:p w14:paraId="384C8C60" w14:textId="0A160FD3" w:rsidR="00EA257A" w:rsidRPr="00EA257A" w:rsidRDefault="00EA257A" w:rsidP="0052287D">
            <w:pPr>
              <w:spacing w:line="240" w:lineRule="auto"/>
              <w:jc w:val="both"/>
              <w:rPr>
                <w:sz w:val="16"/>
                <w:szCs w:val="16"/>
              </w:rPr>
            </w:pPr>
            <w:r w:rsidRPr="00EA257A">
              <w:rPr>
                <w:sz w:val="16"/>
                <w:szCs w:val="16"/>
              </w:rPr>
              <w:t>5.95</w:t>
            </w:r>
          </w:p>
        </w:tc>
        <w:tc>
          <w:tcPr>
            <w:tcW w:w="1073" w:type="dxa"/>
          </w:tcPr>
          <w:p w14:paraId="6BB1FE30" w14:textId="0B69C236" w:rsidR="00EA257A" w:rsidRPr="00EA257A" w:rsidRDefault="00EA257A" w:rsidP="0052287D">
            <w:pPr>
              <w:spacing w:line="240" w:lineRule="auto"/>
              <w:jc w:val="both"/>
              <w:rPr>
                <w:sz w:val="16"/>
                <w:szCs w:val="16"/>
              </w:rPr>
            </w:pPr>
            <w:r w:rsidRPr="00EA257A">
              <w:rPr>
                <w:sz w:val="16"/>
                <w:szCs w:val="16"/>
              </w:rPr>
              <w:t>2.32</w:t>
            </w:r>
          </w:p>
        </w:tc>
      </w:tr>
      <w:tr w:rsidR="00EA257A" w:rsidRPr="00EA257A" w14:paraId="4D45F164" w14:textId="77777777" w:rsidTr="00EA257A">
        <w:tc>
          <w:tcPr>
            <w:tcW w:w="1980" w:type="dxa"/>
          </w:tcPr>
          <w:p w14:paraId="6713A243" w14:textId="734C39B3" w:rsidR="00EA257A" w:rsidRPr="00EA257A" w:rsidRDefault="00EA257A" w:rsidP="0052287D">
            <w:pPr>
              <w:spacing w:line="240" w:lineRule="auto"/>
              <w:jc w:val="both"/>
              <w:rPr>
                <w:sz w:val="16"/>
                <w:szCs w:val="16"/>
              </w:rPr>
            </w:pPr>
            <w:r w:rsidRPr="00EA257A">
              <w:rPr>
                <w:sz w:val="16"/>
                <w:szCs w:val="16"/>
              </w:rPr>
              <w:t>C7 H10 N O4 P</w:t>
            </w:r>
          </w:p>
        </w:tc>
        <w:tc>
          <w:tcPr>
            <w:tcW w:w="3091" w:type="dxa"/>
          </w:tcPr>
          <w:p w14:paraId="7744C764" w14:textId="77777777" w:rsidR="00EA257A" w:rsidRPr="00EA257A" w:rsidRDefault="00EA257A" w:rsidP="0052287D">
            <w:pPr>
              <w:spacing w:line="240" w:lineRule="auto"/>
              <w:jc w:val="both"/>
              <w:rPr>
                <w:sz w:val="16"/>
                <w:szCs w:val="16"/>
              </w:rPr>
            </w:pPr>
          </w:p>
        </w:tc>
        <w:tc>
          <w:tcPr>
            <w:tcW w:w="578" w:type="dxa"/>
          </w:tcPr>
          <w:p w14:paraId="24A24C7A" w14:textId="3DB599EA" w:rsidR="00EA257A" w:rsidRPr="00EA257A" w:rsidRDefault="00983A0D" w:rsidP="0052287D">
            <w:pPr>
              <w:spacing w:line="240" w:lineRule="auto"/>
              <w:jc w:val="both"/>
              <w:rPr>
                <w:sz w:val="16"/>
                <w:szCs w:val="16"/>
              </w:rPr>
            </w:pPr>
            <w:ins w:id="82" w:author="Kenneth MacLeod (Staff)" w:date="2025-12-03T12:46:00Z" w16du:dateUtc="2025-12-03T12:46:00Z">
              <w:r>
                <w:rPr>
                  <w:sz w:val="16"/>
                  <w:szCs w:val="16"/>
                </w:rPr>
                <w:t>D</w:t>
              </w:r>
            </w:ins>
          </w:p>
        </w:tc>
        <w:tc>
          <w:tcPr>
            <w:tcW w:w="860" w:type="dxa"/>
          </w:tcPr>
          <w:p w14:paraId="015CB59F" w14:textId="4E4E8F0C" w:rsidR="00EA257A" w:rsidRPr="00EA257A" w:rsidRDefault="00EA257A" w:rsidP="0052287D">
            <w:pPr>
              <w:spacing w:line="240" w:lineRule="auto"/>
              <w:jc w:val="both"/>
              <w:rPr>
                <w:sz w:val="16"/>
                <w:szCs w:val="16"/>
              </w:rPr>
            </w:pPr>
            <w:r w:rsidRPr="00EA257A">
              <w:rPr>
                <w:sz w:val="16"/>
                <w:szCs w:val="16"/>
              </w:rPr>
              <w:t>203.0348</w:t>
            </w:r>
          </w:p>
        </w:tc>
        <w:tc>
          <w:tcPr>
            <w:tcW w:w="860" w:type="dxa"/>
          </w:tcPr>
          <w:p w14:paraId="5CB04B4F" w14:textId="36D2A57D" w:rsidR="00EA257A" w:rsidRPr="00EA257A" w:rsidRDefault="00EA257A" w:rsidP="0052287D">
            <w:pPr>
              <w:spacing w:line="240" w:lineRule="auto"/>
              <w:jc w:val="both"/>
              <w:rPr>
                <w:sz w:val="16"/>
                <w:szCs w:val="16"/>
              </w:rPr>
            </w:pPr>
            <w:r w:rsidRPr="00EA257A">
              <w:rPr>
                <w:sz w:val="16"/>
                <w:szCs w:val="16"/>
              </w:rPr>
              <w:t>241.9979</w:t>
            </w:r>
          </w:p>
        </w:tc>
        <w:tc>
          <w:tcPr>
            <w:tcW w:w="574" w:type="dxa"/>
          </w:tcPr>
          <w:p w14:paraId="7245F887" w14:textId="4A2375FD" w:rsidR="00EA257A" w:rsidRPr="00EA257A" w:rsidRDefault="00EA257A" w:rsidP="0052287D">
            <w:pPr>
              <w:spacing w:line="240" w:lineRule="auto"/>
              <w:jc w:val="both"/>
              <w:rPr>
                <w:sz w:val="16"/>
                <w:szCs w:val="16"/>
              </w:rPr>
            </w:pPr>
            <w:r w:rsidRPr="00EA257A">
              <w:rPr>
                <w:sz w:val="16"/>
                <w:szCs w:val="16"/>
              </w:rPr>
              <w:t>4.16</w:t>
            </w:r>
          </w:p>
        </w:tc>
        <w:tc>
          <w:tcPr>
            <w:tcW w:w="1073" w:type="dxa"/>
          </w:tcPr>
          <w:p w14:paraId="015C4EC1" w14:textId="4D7252FC" w:rsidR="00EA257A" w:rsidRPr="00EA257A" w:rsidRDefault="00EA257A" w:rsidP="0052287D">
            <w:pPr>
              <w:spacing w:line="240" w:lineRule="auto"/>
              <w:jc w:val="both"/>
              <w:rPr>
                <w:sz w:val="16"/>
                <w:szCs w:val="16"/>
              </w:rPr>
            </w:pPr>
            <w:r w:rsidRPr="00EA257A">
              <w:rPr>
                <w:sz w:val="16"/>
                <w:szCs w:val="16"/>
              </w:rPr>
              <w:t>2.31</w:t>
            </w:r>
          </w:p>
        </w:tc>
      </w:tr>
      <w:tr w:rsidR="00EA257A" w:rsidRPr="00EA257A" w14:paraId="621B9D3B" w14:textId="77777777" w:rsidTr="00EA257A">
        <w:tc>
          <w:tcPr>
            <w:tcW w:w="1980" w:type="dxa"/>
          </w:tcPr>
          <w:p w14:paraId="0F4A7AC6" w14:textId="35E672DA" w:rsidR="00EA257A" w:rsidRPr="00EA257A" w:rsidRDefault="00EA257A" w:rsidP="0052287D">
            <w:pPr>
              <w:spacing w:line="240" w:lineRule="auto"/>
              <w:jc w:val="both"/>
              <w:rPr>
                <w:sz w:val="16"/>
                <w:szCs w:val="16"/>
              </w:rPr>
            </w:pPr>
            <w:r w:rsidRPr="00EA257A">
              <w:rPr>
                <w:sz w:val="16"/>
                <w:szCs w:val="16"/>
              </w:rPr>
              <w:t>C4 H8 N2 O3</w:t>
            </w:r>
          </w:p>
        </w:tc>
        <w:tc>
          <w:tcPr>
            <w:tcW w:w="3091" w:type="dxa"/>
          </w:tcPr>
          <w:p w14:paraId="3754BD05" w14:textId="64D0DED9" w:rsidR="00EA257A" w:rsidRPr="00EA257A" w:rsidRDefault="00EA257A" w:rsidP="0052287D">
            <w:pPr>
              <w:spacing w:line="240" w:lineRule="auto"/>
              <w:jc w:val="both"/>
              <w:rPr>
                <w:sz w:val="16"/>
                <w:szCs w:val="16"/>
              </w:rPr>
            </w:pPr>
            <w:r w:rsidRPr="00EA257A">
              <w:rPr>
                <w:sz w:val="16"/>
                <w:szCs w:val="16"/>
              </w:rPr>
              <w:t>Asparagine</w:t>
            </w:r>
          </w:p>
        </w:tc>
        <w:tc>
          <w:tcPr>
            <w:tcW w:w="578" w:type="dxa"/>
          </w:tcPr>
          <w:p w14:paraId="48E44068" w14:textId="3C0219E0" w:rsidR="00EA257A" w:rsidRPr="00EA257A" w:rsidRDefault="00EA257A" w:rsidP="0052287D">
            <w:pPr>
              <w:spacing w:line="240" w:lineRule="auto"/>
              <w:jc w:val="both"/>
              <w:rPr>
                <w:sz w:val="16"/>
                <w:szCs w:val="16"/>
              </w:rPr>
            </w:pPr>
            <w:r w:rsidRPr="00EA257A">
              <w:rPr>
                <w:sz w:val="16"/>
                <w:szCs w:val="16"/>
              </w:rPr>
              <w:t>A</w:t>
            </w:r>
          </w:p>
        </w:tc>
        <w:tc>
          <w:tcPr>
            <w:tcW w:w="860" w:type="dxa"/>
          </w:tcPr>
          <w:p w14:paraId="7787BC94" w14:textId="37A7878F" w:rsidR="00EA257A" w:rsidRPr="00EA257A" w:rsidRDefault="00EA257A" w:rsidP="0052287D">
            <w:pPr>
              <w:spacing w:line="240" w:lineRule="auto"/>
              <w:jc w:val="both"/>
              <w:rPr>
                <w:sz w:val="16"/>
                <w:szCs w:val="16"/>
              </w:rPr>
            </w:pPr>
            <w:r w:rsidRPr="00EA257A">
              <w:rPr>
                <w:sz w:val="16"/>
                <w:szCs w:val="16"/>
              </w:rPr>
              <w:t>132.0535</w:t>
            </w:r>
          </w:p>
        </w:tc>
        <w:tc>
          <w:tcPr>
            <w:tcW w:w="860" w:type="dxa"/>
          </w:tcPr>
          <w:p w14:paraId="2D5A8210" w14:textId="310842FB" w:rsidR="00EA257A" w:rsidRPr="00EA257A" w:rsidRDefault="00EA257A" w:rsidP="0052287D">
            <w:pPr>
              <w:spacing w:line="240" w:lineRule="auto"/>
              <w:jc w:val="both"/>
              <w:rPr>
                <w:sz w:val="16"/>
                <w:szCs w:val="16"/>
              </w:rPr>
            </w:pPr>
            <w:r w:rsidRPr="00EA257A">
              <w:rPr>
                <w:sz w:val="16"/>
                <w:szCs w:val="16"/>
              </w:rPr>
              <w:t>133.0608</w:t>
            </w:r>
          </w:p>
        </w:tc>
        <w:tc>
          <w:tcPr>
            <w:tcW w:w="574" w:type="dxa"/>
          </w:tcPr>
          <w:p w14:paraId="043C62E1" w14:textId="24FE5C58" w:rsidR="00EA257A" w:rsidRPr="00EA257A" w:rsidRDefault="00EA257A" w:rsidP="0052287D">
            <w:pPr>
              <w:spacing w:line="240" w:lineRule="auto"/>
              <w:jc w:val="both"/>
              <w:rPr>
                <w:sz w:val="16"/>
                <w:szCs w:val="16"/>
              </w:rPr>
            </w:pPr>
            <w:r w:rsidRPr="00EA257A">
              <w:rPr>
                <w:sz w:val="16"/>
                <w:szCs w:val="16"/>
              </w:rPr>
              <w:t>5.94</w:t>
            </w:r>
          </w:p>
        </w:tc>
        <w:tc>
          <w:tcPr>
            <w:tcW w:w="1073" w:type="dxa"/>
          </w:tcPr>
          <w:p w14:paraId="1BA9F4A8" w14:textId="4D29688C" w:rsidR="00EA257A" w:rsidRPr="00EA257A" w:rsidRDefault="00EA257A" w:rsidP="0052287D">
            <w:pPr>
              <w:spacing w:line="240" w:lineRule="auto"/>
              <w:jc w:val="both"/>
              <w:rPr>
                <w:sz w:val="16"/>
                <w:szCs w:val="16"/>
              </w:rPr>
            </w:pPr>
            <w:r w:rsidRPr="00EA257A">
              <w:rPr>
                <w:sz w:val="16"/>
                <w:szCs w:val="16"/>
              </w:rPr>
              <w:t>2.27</w:t>
            </w:r>
          </w:p>
        </w:tc>
      </w:tr>
      <w:tr w:rsidR="00EA257A" w:rsidRPr="00EA257A" w14:paraId="10190378" w14:textId="77777777" w:rsidTr="00EA257A">
        <w:tc>
          <w:tcPr>
            <w:tcW w:w="1980" w:type="dxa"/>
          </w:tcPr>
          <w:p w14:paraId="586BD638" w14:textId="489C8EC3" w:rsidR="00EA257A" w:rsidRPr="00EA257A" w:rsidRDefault="00EA257A" w:rsidP="0052287D">
            <w:pPr>
              <w:spacing w:line="240" w:lineRule="auto"/>
              <w:jc w:val="both"/>
              <w:rPr>
                <w:sz w:val="16"/>
                <w:szCs w:val="16"/>
              </w:rPr>
            </w:pPr>
            <w:r w:rsidRPr="00EA257A">
              <w:rPr>
                <w:sz w:val="16"/>
                <w:szCs w:val="16"/>
              </w:rPr>
              <w:t>C5 H7 N8 O P S</w:t>
            </w:r>
          </w:p>
        </w:tc>
        <w:tc>
          <w:tcPr>
            <w:tcW w:w="3091" w:type="dxa"/>
          </w:tcPr>
          <w:p w14:paraId="3C0610DD" w14:textId="77777777" w:rsidR="00EA257A" w:rsidRPr="00EA257A" w:rsidRDefault="00EA257A" w:rsidP="0052287D">
            <w:pPr>
              <w:spacing w:line="240" w:lineRule="auto"/>
              <w:jc w:val="both"/>
              <w:rPr>
                <w:sz w:val="16"/>
                <w:szCs w:val="16"/>
              </w:rPr>
            </w:pPr>
          </w:p>
        </w:tc>
        <w:tc>
          <w:tcPr>
            <w:tcW w:w="578" w:type="dxa"/>
          </w:tcPr>
          <w:p w14:paraId="4FC1C50D" w14:textId="5578F5E4" w:rsidR="00EA257A" w:rsidRPr="00EA257A" w:rsidRDefault="00983A0D" w:rsidP="0052287D">
            <w:pPr>
              <w:spacing w:line="240" w:lineRule="auto"/>
              <w:jc w:val="both"/>
              <w:rPr>
                <w:sz w:val="16"/>
                <w:szCs w:val="16"/>
              </w:rPr>
            </w:pPr>
            <w:ins w:id="83" w:author="Kenneth MacLeod (Staff)" w:date="2025-12-03T12:46:00Z" w16du:dateUtc="2025-12-03T12:46:00Z">
              <w:r>
                <w:rPr>
                  <w:sz w:val="16"/>
                  <w:szCs w:val="16"/>
                </w:rPr>
                <w:t>D</w:t>
              </w:r>
            </w:ins>
          </w:p>
        </w:tc>
        <w:tc>
          <w:tcPr>
            <w:tcW w:w="860" w:type="dxa"/>
          </w:tcPr>
          <w:p w14:paraId="57B16A99" w14:textId="391DA8C1" w:rsidR="00EA257A" w:rsidRPr="00EA257A" w:rsidRDefault="00EA257A" w:rsidP="0052287D">
            <w:pPr>
              <w:spacing w:line="240" w:lineRule="auto"/>
              <w:jc w:val="both"/>
              <w:rPr>
                <w:sz w:val="16"/>
                <w:szCs w:val="16"/>
              </w:rPr>
            </w:pPr>
            <w:r w:rsidRPr="00EA257A">
              <w:rPr>
                <w:sz w:val="16"/>
                <w:szCs w:val="16"/>
              </w:rPr>
              <w:t>258.0203</w:t>
            </w:r>
          </w:p>
        </w:tc>
        <w:tc>
          <w:tcPr>
            <w:tcW w:w="860" w:type="dxa"/>
          </w:tcPr>
          <w:p w14:paraId="4C53587B" w14:textId="41DFCCC1" w:rsidR="00EA257A" w:rsidRPr="00EA257A" w:rsidRDefault="00EA257A" w:rsidP="0052287D">
            <w:pPr>
              <w:spacing w:line="240" w:lineRule="auto"/>
              <w:jc w:val="both"/>
              <w:rPr>
                <w:sz w:val="16"/>
                <w:szCs w:val="16"/>
              </w:rPr>
            </w:pPr>
            <w:r w:rsidRPr="00EA257A">
              <w:rPr>
                <w:sz w:val="16"/>
                <w:szCs w:val="16"/>
              </w:rPr>
              <w:t>259.0276</w:t>
            </w:r>
          </w:p>
        </w:tc>
        <w:tc>
          <w:tcPr>
            <w:tcW w:w="574" w:type="dxa"/>
          </w:tcPr>
          <w:p w14:paraId="34764BEA" w14:textId="41BEDD62" w:rsidR="00EA257A" w:rsidRPr="00EA257A" w:rsidRDefault="00EA257A" w:rsidP="0052287D">
            <w:pPr>
              <w:spacing w:line="240" w:lineRule="auto"/>
              <w:jc w:val="both"/>
              <w:rPr>
                <w:sz w:val="16"/>
                <w:szCs w:val="16"/>
              </w:rPr>
            </w:pPr>
            <w:r w:rsidRPr="00EA257A">
              <w:rPr>
                <w:sz w:val="16"/>
                <w:szCs w:val="16"/>
              </w:rPr>
              <w:t>5.92</w:t>
            </w:r>
          </w:p>
        </w:tc>
        <w:tc>
          <w:tcPr>
            <w:tcW w:w="1073" w:type="dxa"/>
          </w:tcPr>
          <w:p w14:paraId="394B12B2" w14:textId="523FC733" w:rsidR="00EA257A" w:rsidRPr="00EA257A" w:rsidRDefault="00EA257A" w:rsidP="0052287D">
            <w:pPr>
              <w:spacing w:line="240" w:lineRule="auto"/>
              <w:jc w:val="both"/>
              <w:rPr>
                <w:sz w:val="16"/>
                <w:szCs w:val="16"/>
              </w:rPr>
            </w:pPr>
            <w:r w:rsidRPr="00EA257A">
              <w:rPr>
                <w:sz w:val="16"/>
                <w:szCs w:val="16"/>
              </w:rPr>
              <w:t>2.27</w:t>
            </w:r>
          </w:p>
        </w:tc>
      </w:tr>
      <w:tr w:rsidR="00EA257A" w:rsidRPr="00EA257A" w14:paraId="0072AC9B" w14:textId="77777777" w:rsidTr="00EA257A">
        <w:tc>
          <w:tcPr>
            <w:tcW w:w="1980" w:type="dxa"/>
          </w:tcPr>
          <w:p w14:paraId="2AA6CD0A" w14:textId="73C9DE1E" w:rsidR="00EA257A" w:rsidRPr="00EA257A" w:rsidRDefault="00EA257A" w:rsidP="0052287D">
            <w:pPr>
              <w:spacing w:line="240" w:lineRule="auto"/>
              <w:jc w:val="both"/>
              <w:rPr>
                <w:sz w:val="16"/>
                <w:szCs w:val="16"/>
              </w:rPr>
            </w:pPr>
            <w:r w:rsidRPr="00EA257A">
              <w:rPr>
                <w:sz w:val="16"/>
                <w:szCs w:val="16"/>
              </w:rPr>
              <w:t>C13 H9 Cl N2 O3</w:t>
            </w:r>
          </w:p>
        </w:tc>
        <w:tc>
          <w:tcPr>
            <w:tcW w:w="3091" w:type="dxa"/>
          </w:tcPr>
          <w:p w14:paraId="5C14C62F" w14:textId="77777777" w:rsidR="00EA257A" w:rsidRPr="00EA257A" w:rsidRDefault="00EA257A" w:rsidP="0052287D">
            <w:pPr>
              <w:spacing w:line="240" w:lineRule="auto"/>
              <w:jc w:val="both"/>
              <w:rPr>
                <w:sz w:val="16"/>
                <w:szCs w:val="16"/>
              </w:rPr>
            </w:pPr>
          </w:p>
        </w:tc>
        <w:tc>
          <w:tcPr>
            <w:tcW w:w="578" w:type="dxa"/>
          </w:tcPr>
          <w:p w14:paraId="2403D2D7" w14:textId="2F5AB378" w:rsidR="00EA257A" w:rsidRPr="00EA257A" w:rsidRDefault="00983A0D" w:rsidP="0052287D">
            <w:pPr>
              <w:spacing w:line="240" w:lineRule="auto"/>
              <w:jc w:val="both"/>
              <w:rPr>
                <w:sz w:val="16"/>
                <w:szCs w:val="16"/>
              </w:rPr>
            </w:pPr>
            <w:ins w:id="84" w:author="Kenneth MacLeod (Staff)" w:date="2025-12-03T12:46:00Z" w16du:dateUtc="2025-12-03T12:46:00Z">
              <w:r>
                <w:rPr>
                  <w:sz w:val="16"/>
                  <w:szCs w:val="16"/>
                </w:rPr>
                <w:t>D</w:t>
              </w:r>
            </w:ins>
          </w:p>
        </w:tc>
        <w:tc>
          <w:tcPr>
            <w:tcW w:w="860" w:type="dxa"/>
          </w:tcPr>
          <w:p w14:paraId="41BC4CCF" w14:textId="225B2900" w:rsidR="00EA257A" w:rsidRPr="00EA257A" w:rsidRDefault="00EA257A" w:rsidP="0052287D">
            <w:pPr>
              <w:spacing w:line="240" w:lineRule="auto"/>
              <w:jc w:val="both"/>
              <w:rPr>
                <w:sz w:val="16"/>
                <w:szCs w:val="16"/>
              </w:rPr>
            </w:pPr>
            <w:r w:rsidRPr="00EA257A">
              <w:rPr>
                <w:sz w:val="16"/>
                <w:szCs w:val="16"/>
              </w:rPr>
              <w:t>276.0310</w:t>
            </w:r>
          </w:p>
        </w:tc>
        <w:tc>
          <w:tcPr>
            <w:tcW w:w="860" w:type="dxa"/>
          </w:tcPr>
          <w:p w14:paraId="6FDB7EB5" w14:textId="1E40A178" w:rsidR="00EA257A" w:rsidRPr="00EA257A" w:rsidRDefault="00EA257A" w:rsidP="0052287D">
            <w:pPr>
              <w:spacing w:line="240" w:lineRule="auto"/>
              <w:jc w:val="both"/>
              <w:rPr>
                <w:sz w:val="16"/>
                <w:szCs w:val="16"/>
              </w:rPr>
            </w:pPr>
            <w:r w:rsidRPr="00EA257A">
              <w:rPr>
                <w:sz w:val="16"/>
                <w:szCs w:val="16"/>
              </w:rPr>
              <w:t>259.0277</w:t>
            </w:r>
          </w:p>
        </w:tc>
        <w:tc>
          <w:tcPr>
            <w:tcW w:w="574" w:type="dxa"/>
          </w:tcPr>
          <w:p w14:paraId="5298D9F8" w14:textId="307F4279" w:rsidR="00EA257A" w:rsidRPr="00EA257A" w:rsidRDefault="00EA257A" w:rsidP="0052287D">
            <w:pPr>
              <w:spacing w:line="240" w:lineRule="auto"/>
              <w:jc w:val="both"/>
              <w:rPr>
                <w:sz w:val="16"/>
                <w:szCs w:val="16"/>
              </w:rPr>
            </w:pPr>
            <w:r w:rsidRPr="00EA257A">
              <w:rPr>
                <w:sz w:val="16"/>
                <w:szCs w:val="16"/>
              </w:rPr>
              <w:t>5.92</w:t>
            </w:r>
          </w:p>
        </w:tc>
        <w:tc>
          <w:tcPr>
            <w:tcW w:w="1073" w:type="dxa"/>
          </w:tcPr>
          <w:p w14:paraId="4CEECE71" w14:textId="1D25F98B" w:rsidR="00EA257A" w:rsidRPr="00EA257A" w:rsidRDefault="00EA257A" w:rsidP="0052287D">
            <w:pPr>
              <w:spacing w:line="240" w:lineRule="auto"/>
              <w:jc w:val="both"/>
              <w:rPr>
                <w:sz w:val="16"/>
                <w:szCs w:val="16"/>
              </w:rPr>
            </w:pPr>
            <w:r w:rsidRPr="00EA257A">
              <w:rPr>
                <w:sz w:val="16"/>
                <w:szCs w:val="16"/>
              </w:rPr>
              <w:t>2.27</w:t>
            </w:r>
          </w:p>
        </w:tc>
      </w:tr>
      <w:tr w:rsidR="00EA257A" w:rsidRPr="00EA257A" w14:paraId="74FB61E0" w14:textId="77777777" w:rsidTr="00EA257A">
        <w:tc>
          <w:tcPr>
            <w:tcW w:w="1980" w:type="dxa"/>
          </w:tcPr>
          <w:p w14:paraId="4A546AD5" w14:textId="54E31E50" w:rsidR="00EA257A" w:rsidRPr="00EA257A" w:rsidRDefault="00EA257A" w:rsidP="0052287D">
            <w:pPr>
              <w:spacing w:line="240" w:lineRule="auto"/>
              <w:jc w:val="both"/>
              <w:rPr>
                <w:sz w:val="16"/>
                <w:szCs w:val="16"/>
              </w:rPr>
            </w:pPr>
            <w:r w:rsidRPr="00EA257A">
              <w:rPr>
                <w:sz w:val="16"/>
                <w:szCs w:val="16"/>
              </w:rPr>
              <w:t>C3 H7 N O2</w:t>
            </w:r>
          </w:p>
        </w:tc>
        <w:tc>
          <w:tcPr>
            <w:tcW w:w="3091" w:type="dxa"/>
          </w:tcPr>
          <w:p w14:paraId="239353E2" w14:textId="280ED495" w:rsidR="00EA257A" w:rsidRPr="00EA257A" w:rsidRDefault="00EA257A" w:rsidP="0052287D">
            <w:pPr>
              <w:spacing w:line="240" w:lineRule="auto"/>
              <w:jc w:val="both"/>
              <w:rPr>
                <w:sz w:val="16"/>
                <w:szCs w:val="16"/>
              </w:rPr>
            </w:pPr>
            <w:r w:rsidRPr="00EA257A">
              <w:rPr>
                <w:sz w:val="16"/>
                <w:szCs w:val="16"/>
              </w:rPr>
              <w:t>Alanine</w:t>
            </w:r>
          </w:p>
        </w:tc>
        <w:tc>
          <w:tcPr>
            <w:tcW w:w="578" w:type="dxa"/>
          </w:tcPr>
          <w:p w14:paraId="6605D69F" w14:textId="5BFE12B9" w:rsidR="00EA257A" w:rsidRPr="00EA257A" w:rsidRDefault="00EA257A" w:rsidP="0052287D">
            <w:pPr>
              <w:spacing w:line="240" w:lineRule="auto"/>
              <w:jc w:val="both"/>
              <w:rPr>
                <w:sz w:val="16"/>
                <w:szCs w:val="16"/>
              </w:rPr>
            </w:pPr>
            <w:r w:rsidRPr="00EA257A">
              <w:rPr>
                <w:sz w:val="16"/>
                <w:szCs w:val="16"/>
              </w:rPr>
              <w:t>A</w:t>
            </w:r>
          </w:p>
        </w:tc>
        <w:tc>
          <w:tcPr>
            <w:tcW w:w="860" w:type="dxa"/>
          </w:tcPr>
          <w:p w14:paraId="09078395" w14:textId="3D211EB2" w:rsidR="00EA257A" w:rsidRPr="00EA257A" w:rsidRDefault="00EA257A" w:rsidP="0052287D">
            <w:pPr>
              <w:spacing w:line="240" w:lineRule="auto"/>
              <w:jc w:val="both"/>
              <w:rPr>
                <w:sz w:val="16"/>
                <w:szCs w:val="16"/>
              </w:rPr>
            </w:pPr>
            <w:r w:rsidRPr="00EA257A">
              <w:rPr>
                <w:sz w:val="16"/>
                <w:szCs w:val="16"/>
              </w:rPr>
              <w:t>89.0475</w:t>
            </w:r>
          </w:p>
        </w:tc>
        <w:tc>
          <w:tcPr>
            <w:tcW w:w="860" w:type="dxa"/>
          </w:tcPr>
          <w:p w14:paraId="004F9B3D" w14:textId="3AA36430" w:rsidR="00EA257A" w:rsidRPr="00EA257A" w:rsidRDefault="00EA257A" w:rsidP="0052287D">
            <w:pPr>
              <w:spacing w:line="240" w:lineRule="auto"/>
              <w:jc w:val="both"/>
              <w:rPr>
                <w:sz w:val="16"/>
                <w:szCs w:val="16"/>
              </w:rPr>
            </w:pPr>
            <w:r w:rsidRPr="00EA257A">
              <w:rPr>
                <w:sz w:val="16"/>
                <w:szCs w:val="16"/>
              </w:rPr>
              <w:t>90.0548</w:t>
            </w:r>
          </w:p>
        </w:tc>
        <w:tc>
          <w:tcPr>
            <w:tcW w:w="574" w:type="dxa"/>
          </w:tcPr>
          <w:p w14:paraId="090317CE" w14:textId="294750E4" w:rsidR="00EA257A" w:rsidRPr="00EA257A" w:rsidRDefault="00EA257A" w:rsidP="0052287D">
            <w:pPr>
              <w:spacing w:line="240" w:lineRule="auto"/>
              <w:jc w:val="both"/>
              <w:rPr>
                <w:sz w:val="16"/>
                <w:szCs w:val="16"/>
              </w:rPr>
            </w:pPr>
            <w:r w:rsidRPr="00EA257A">
              <w:rPr>
                <w:sz w:val="16"/>
                <w:szCs w:val="16"/>
              </w:rPr>
              <w:t>5.47</w:t>
            </w:r>
          </w:p>
        </w:tc>
        <w:tc>
          <w:tcPr>
            <w:tcW w:w="1073" w:type="dxa"/>
          </w:tcPr>
          <w:p w14:paraId="56B4E67E" w14:textId="2FF7114C" w:rsidR="00EA257A" w:rsidRPr="00EA257A" w:rsidRDefault="00EA257A" w:rsidP="0052287D">
            <w:pPr>
              <w:spacing w:line="240" w:lineRule="auto"/>
              <w:jc w:val="both"/>
              <w:rPr>
                <w:sz w:val="16"/>
                <w:szCs w:val="16"/>
              </w:rPr>
            </w:pPr>
            <w:r w:rsidRPr="00EA257A">
              <w:rPr>
                <w:sz w:val="16"/>
                <w:szCs w:val="16"/>
              </w:rPr>
              <w:t>2.23</w:t>
            </w:r>
          </w:p>
        </w:tc>
      </w:tr>
      <w:tr w:rsidR="00EA257A" w:rsidRPr="00EA257A" w14:paraId="25B6A44E" w14:textId="77777777" w:rsidTr="00EA257A">
        <w:tc>
          <w:tcPr>
            <w:tcW w:w="1980" w:type="dxa"/>
          </w:tcPr>
          <w:p w14:paraId="6AE6D7CB" w14:textId="345F5B9D" w:rsidR="00EA257A" w:rsidRPr="00EA257A" w:rsidRDefault="00EA257A" w:rsidP="0052287D">
            <w:pPr>
              <w:spacing w:line="240" w:lineRule="auto"/>
              <w:jc w:val="both"/>
              <w:rPr>
                <w:sz w:val="16"/>
                <w:szCs w:val="16"/>
              </w:rPr>
            </w:pPr>
            <w:r w:rsidRPr="00EA257A">
              <w:rPr>
                <w:sz w:val="16"/>
                <w:szCs w:val="16"/>
              </w:rPr>
              <w:t>C10 H15 N5 O10 P2</w:t>
            </w:r>
          </w:p>
        </w:tc>
        <w:tc>
          <w:tcPr>
            <w:tcW w:w="3091" w:type="dxa"/>
          </w:tcPr>
          <w:p w14:paraId="34F165AE" w14:textId="5F2F53DA" w:rsidR="00EA257A" w:rsidRPr="00EA257A" w:rsidRDefault="00EA257A" w:rsidP="0052287D">
            <w:pPr>
              <w:spacing w:line="240" w:lineRule="auto"/>
              <w:jc w:val="both"/>
              <w:rPr>
                <w:sz w:val="16"/>
                <w:szCs w:val="16"/>
              </w:rPr>
            </w:pPr>
            <w:r w:rsidRPr="00EA257A">
              <w:rPr>
                <w:sz w:val="16"/>
                <w:szCs w:val="16"/>
              </w:rPr>
              <w:t>Adenosine 5'-diphosphate</w:t>
            </w:r>
          </w:p>
        </w:tc>
        <w:tc>
          <w:tcPr>
            <w:tcW w:w="578" w:type="dxa"/>
          </w:tcPr>
          <w:p w14:paraId="2BD6A372" w14:textId="46AD21D1" w:rsidR="00EA257A" w:rsidRPr="00EA257A" w:rsidRDefault="00EA257A" w:rsidP="0052287D">
            <w:pPr>
              <w:spacing w:line="240" w:lineRule="auto"/>
              <w:jc w:val="both"/>
              <w:rPr>
                <w:sz w:val="16"/>
                <w:szCs w:val="16"/>
              </w:rPr>
            </w:pPr>
            <w:r w:rsidRPr="00EA257A">
              <w:rPr>
                <w:sz w:val="16"/>
                <w:szCs w:val="16"/>
              </w:rPr>
              <w:t>A</w:t>
            </w:r>
          </w:p>
        </w:tc>
        <w:tc>
          <w:tcPr>
            <w:tcW w:w="860" w:type="dxa"/>
          </w:tcPr>
          <w:p w14:paraId="64492115" w14:textId="7AF71FB2" w:rsidR="00EA257A" w:rsidRPr="00EA257A" w:rsidRDefault="00EA257A" w:rsidP="0052287D">
            <w:pPr>
              <w:spacing w:line="240" w:lineRule="auto"/>
              <w:jc w:val="both"/>
              <w:rPr>
                <w:sz w:val="16"/>
                <w:szCs w:val="16"/>
              </w:rPr>
            </w:pPr>
            <w:r w:rsidRPr="00EA257A">
              <w:rPr>
                <w:sz w:val="16"/>
                <w:szCs w:val="16"/>
              </w:rPr>
              <w:t>427.0298</w:t>
            </w:r>
          </w:p>
        </w:tc>
        <w:tc>
          <w:tcPr>
            <w:tcW w:w="860" w:type="dxa"/>
          </w:tcPr>
          <w:p w14:paraId="64870635" w14:textId="7587E885" w:rsidR="00EA257A" w:rsidRPr="00EA257A" w:rsidRDefault="00EA257A" w:rsidP="0052287D">
            <w:pPr>
              <w:spacing w:line="240" w:lineRule="auto"/>
              <w:jc w:val="both"/>
              <w:rPr>
                <w:sz w:val="16"/>
                <w:szCs w:val="16"/>
              </w:rPr>
            </w:pPr>
            <w:r w:rsidRPr="00EA257A">
              <w:rPr>
                <w:sz w:val="16"/>
                <w:szCs w:val="16"/>
              </w:rPr>
              <w:t>428.0371</w:t>
            </w:r>
          </w:p>
        </w:tc>
        <w:tc>
          <w:tcPr>
            <w:tcW w:w="574" w:type="dxa"/>
          </w:tcPr>
          <w:p w14:paraId="2B060874" w14:textId="79F03611" w:rsidR="00EA257A" w:rsidRPr="00EA257A" w:rsidRDefault="00EA257A" w:rsidP="0052287D">
            <w:pPr>
              <w:spacing w:line="240" w:lineRule="auto"/>
              <w:jc w:val="both"/>
              <w:rPr>
                <w:sz w:val="16"/>
                <w:szCs w:val="16"/>
              </w:rPr>
            </w:pPr>
            <w:r w:rsidRPr="00EA257A">
              <w:rPr>
                <w:sz w:val="16"/>
                <w:szCs w:val="16"/>
              </w:rPr>
              <w:t>7.42</w:t>
            </w:r>
          </w:p>
        </w:tc>
        <w:tc>
          <w:tcPr>
            <w:tcW w:w="1073" w:type="dxa"/>
          </w:tcPr>
          <w:p w14:paraId="217F24E2" w14:textId="0F571ED8" w:rsidR="00EA257A" w:rsidRPr="00EA257A" w:rsidRDefault="00EA257A" w:rsidP="0052287D">
            <w:pPr>
              <w:spacing w:line="240" w:lineRule="auto"/>
              <w:jc w:val="both"/>
              <w:rPr>
                <w:sz w:val="16"/>
                <w:szCs w:val="16"/>
              </w:rPr>
            </w:pPr>
            <w:r w:rsidRPr="00EA257A">
              <w:rPr>
                <w:sz w:val="16"/>
                <w:szCs w:val="16"/>
              </w:rPr>
              <w:t>2.19</w:t>
            </w:r>
          </w:p>
        </w:tc>
      </w:tr>
      <w:tr w:rsidR="00EA257A" w:rsidRPr="00EA257A" w14:paraId="267F2459" w14:textId="77777777" w:rsidTr="00EA257A">
        <w:tc>
          <w:tcPr>
            <w:tcW w:w="1980" w:type="dxa"/>
          </w:tcPr>
          <w:p w14:paraId="6ACA12A2" w14:textId="1C46F0E7" w:rsidR="00EA257A" w:rsidRPr="00EA257A" w:rsidRDefault="00EA257A" w:rsidP="0052287D">
            <w:pPr>
              <w:spacing w:line="240" w:lineRule="auto"/>
              <w:jc w:val="both"/>
              <w:rPr>
                <w:sz w:val="16"/>
                <w:szCs w:val="16"/>
              </w:rPr>
            </w:pPr>
            <w:r w:rsidRPr="00EA257A">
              <w:rPr>
                <w:sz w:val="16"/>
                <w:szCs w:val="16"/>
              </w:rPr>
              <w:t>C15 H10 Cl F3 N2 O3</w:t>
            </w:r>
          </w:p>
        </w:tc>
        <w:tc>
          <w:tcPr>
            <w:tcW w:w="3091" w:type="dxa"/>
          </w:tcPr>
          <w:p w14:paraId="6539C9EF" w14:textId="77777777" w:rsidR="00EA257A" w:rsidRPr="00EA257A" w:rsidRDefault="00EA257A" w:rsidP="0052287D">
            <w:pPr>
              <w:spacing w:line="240" w:lineRule="auto"/>
              <w:jc w:val="both"/>
              <w:rPr>
                <w:sz w:val="16"/>
                <w:szCs w:val="16"/>
              </w:rPr>
            </w:pPr>
          </w:p>
        </w:tc>
        <w:tc>
          <w:tcPr>
            <w:tcW w:w="578" w:type="dxa"/>
          </w:tcPr>
          <w:p w14:paraId="7504C40A" w14:textId="55FE94D3" w:rsidR="00EA257A" w:rsidRPr="00EA257A" w:rsidRDefault="00983A0D" w:rsidP="0052287D">
            <w:pPr>
              <w:spacing w:line="240" w:lineRule="auto"/>
              <w:jc w:val="both"/>
              <w:rPr>
                <w:sz w:val="16"/>
                <w:szCs w:val="16"/>
              </w:rPr>
            </w:pPr>
            <w:ins w:id="85" w:author="Kenneth MacLeod (Staff)" w:date="2025-12-03T12:46:00Z" w16du:dateUtc="2025-12-03T12:46:00Z">
              <w:r>
                <w:rPr>
                  <w:sz w:val="16"/>
                  <w:szCs w:val="16"/>
                </w:rPr>
                <w:t>D</w:t>
              </w:r>
            </w:ins>
          </w:p>
        </w:tc>
        <w:tc>
          <w:tcPr>
            <w:tcW w:w="860" w:type="dxa"/>
          </w:tcPr>
          <w:p w14:paraId="52E1BB41" w14:textId="68949CBE" w:rsidR="00EA257A" w:rsidRPr="00EA257A" w:rsidRDefault="00EA257A" w:rsidP="0052287D">
            <w:pPr>
              <w:spacing w:line="240" w:lineRule="auto"/>
              <w:jc w:val="both"/>
              <w:rPr>
                <w:sz w:val="16"/>
                <w:szCs w:val="16"/>
              </w:rPr>
            </w:pPr>
            <w:r w:rsidRPr="00EA257A">
              <w:rPr>
                <w:sz w:val="16"/>
                <w:szCs w:val="16"/>
              </w:rPr>
              <w:t>358.0341</w:t>
            </w:r>
          </w:p>
        </w:tc>
        <w:tc>
          <w:tcPr>
            <w:tcW w:w="860" w:type="dxa"/>
          </w:tcPr>
          <w:p w14:paraId="38D97DC3" w14:textId="284E0229" w:rsidR="00EA257A" w:rsidRPr="00EA257A" w:rsidRDefault="00EA257A" w:rsidP="0052287D">
            <w:pPr>
              <w:spacing w:line="240" w:lineRule="auto"/>
              <w:jc w:val="both"/>
              <w:rPr>
                <w:sz w:val="16"/>
                <w:szCs w:val="16"/>
              </w:rPr>
            </w:pPr>
            <w:r w:rsidRPr="00EA257A">
              <w:rPr>
                <w:sz w:val="16"/>
                <w:szCs w:val="16"/>
              </w:rPr>
              <w:t>341.0309</w:t>
            </w:r>
          </w:p>
        </w:tc>
        <w:tc>
          <w:tcPr>
            <w:tcW w:w="574" w:type="dxa"/>
          </w:tcPr>
          <w:p w14:paraId="0ABA70D1" w14:textId="53B5B044" w:rsidR="00EA257A" w:rsidRPr="00EA257A" w:rsidRDefault="00EA257A" w:rsidP="0052287D">
            <w:pPr>
              <w:spacing w:line="240" w:lineRule="auto"/>
              <w:jc w:val="both"/>
              <w:rPr>
                <w:sz w:val="16"/>
                <w:szCs w:val="16"/>
              </w:rPr>
            </w:pPr>
            <w:r w:rsidRPr="00EA257A">
              <w:rPr>
                <w:sz w:val="16"/>
                <w:szCs w:val="16"/>
              </w:rPr>
              <w:t>5.92</w:t>
            </w:r>
          </w:p>
        </w:tc>
        <w:tc>
          <w:tcPr>
            <w:tcW w:w="1073" w:type="dxa"/>
          </w:tcPr>
          <w:p w14:paraId="2D86C6A3" w14:textId="7C380494" w:rsidR="00EA257A" w:rsidRPr="00EA257A" w:rsidRDefault="00EA257A" w:rsidP="0052287D">
            <w:pPr>
              <w:spacing w:line="240" w:lineRule="auto"/>
              <w:jc w:val="both"/>
              <w:rPr>
                <w:sz w:val="16"/>
                <w:szCs w:val="16"/>
              </w:rPr>
            </w:pPr>
            <w:r w:rsidRPr="00EA257A">
              <w:rPr>
                <w:sz w:val="16"/>
                <w:szCs w:val="16"/>
              </w:rPr>
              <w:t>2.18</w:t>
            </w:r>
          </w:p>
        </w:tc>
      </w:tr>
      <w:tr w:rsidR="00EA257A" w:rsidRPr="00EA257A" w14:paraId="696C556C" w14:textId="77777777" w:rsidTr="00EA257A">
        <w:tc>
          <w:tcPr>
            <w:tcW w:w="1980" w:type="dxa"/>
          </w:tcPr>
          <w:p w14:paraId="76A22898" w14:textId="0C14A6D7" w:rsidR="00EA257A" w:rsidRPr="00EA257A" w:rsidRDefault="00EA257A" w:rsidP="0052287D">
            <w:pPr>
              <w:spacing w:line="240" w:lineRule="auto"/>
              <w:jc w:val="both"/>
              <w:rPr>
                <w:sz w:val="16"/>
                <w:szCs w:val="16"/>
              </w:rPr>
            </w:pPr>
            <w:r w:rsidRPr="00EA257A">
              <w:rPr>
                <w:sz w:val="16"/>
                <w:szCs w:val="16"/>
              </w:rPr>
              <w:t>C8 H13 N4 O7 P S</w:t>
            </w:r>
          </w:p>
        </w:tc>
        <w:tc>
          <w:tcPr>
            <w:tcW w:w="3091" w:type="dxa"/>
          </w:tcPr>
          <w:p w14:paraId="45FC4D40" w14:textId="77777777" w:rsidR="00EA257A" w:rsidRPr="00EA257A" w:rsidRDefault="00EA257A" w:rsidP="0052287D">
            <w:pPr>
              <w:spacing w:line="240" w:lineRule="auto"/>
              <w:jc w:val="both"/>
              <w:rPr>
                <w:sz w:val="16"/>
                <w:szCs w:val="16"/>
              </w:rPr>
            </w:pPr>
          </w:p>
        </w:tc>
        <w:tc>
          <w:tcPr>
            <w:tcW w:w="578" w:type="dxa"/>
          </w:tcPr>
          <w:p w14:paraId="7B2C57CE" w14:textId="392B1280" w:rsidR="00EA257A" w:rsidRPr="00EA257A" w:rsidRDefault="00983A0D" w:rsidP="0052287D">
            <w:pPr>
              <w:spacing w:line="240" w:lineRule="auto"/>
              <w:jc w:val="both"/>
              <w:rPr>
                <w:sz w:val="16"/>
                <w:szCs w:val="16"/>
              </w:rPr>
            </w:pPr>
            <w:ins w:id="86" w:author="Kenneth MacLeod (Staff)" w:date="2025-12-03T12:46:00Z" w16du:dateUtc="2025-12-03T12:46:00Z">
              <w:r>
                <w:rPr>
                  <w:sz w:val="16"/>
                  <w:szCs w:val="16"/>
                </w:rPr>
                <w:t>D</w:t>
              </w:r>
            </w:ins>
          </w:p>
        </w:tc>
        <w:tc>
          <w:tcPr>
            <w:tcW w:w="860" w:type="dxa"/>
          </w:tcPr>
          <w:p w14:paraId="6F316595" w14:textId="0F51505D" w:rsidR="00EA257A" w:rsidRPr="00EA257A" w:rsidRDefault="00EA257A" w:rsidP="0052287D">
            <w:pPr>
              <w:spacing w:line="240" w:lineRule="auto"/>
              <w:jc w:val="both"/>
              <w:rPr>
                <w:sz w:val="16"/>
                <w:szCs w:val="16"/>
              </w:rPr>
            </w:pPr>
            <w:r w:rsidRPr="00EA257A">
              <w:rPr>
                <w:sz w:val="16"/>
                <w:szCs w:val="16"/>
              </w:rPr>
              <w:t>340.0236</w:t>
            </w:r>
          </w:p>
        </w:tc>
        <w:tc>
          <w:tcPr>
            <w:tcW w:w="860" w:type="dxa"/>
          </w:tcPr>
          <w:p w14:paraId="5512E6C2" w14:textId="3D84B37C" w:rsidR="00EA257A" w:rsidRPr="00EA257A" w:rsidRDefault="00EA257A" w:rsidP="0052287D">
            <w:pPr>
              <w:spacing w:line="240" w:lineRule="auto"/>
              <w:jc w:val="both"/>
              <w:rPr>
                <w:sz w:val="16"/>
                <w:szCs w:val="16"/>
              </w:rPr>
            </w:pPr>
            <w:r w:rsidRPr="00EA257A">
              <w:rPr>
                <w:sz w:val="16"/>
                <w:szCs w:val="16"/>
              </w:rPr>
              <w:t>341.0309</w:t>
            </w:r>
          </w:p>
        </w:tc>
        <w:tc>
          <w:tcPr>
            <w:tcW w:w="574" w:type="dxa"/>
          </w:tcPr>
          <w:p w14:paraId="512B9464" w14:textId="26E682A0" w:rsidR="00EA257A" w:rsidRPr="00EA257A" w:rsidRDefault="00EA257A" w:rsidP="0052287D">
            <w:pPr>
              <w:spacing w:line="240" w:lineRule="auto"/>
              <w:jc w:val="both"/>
              <w:rPr>
                <w:sz w:val="16"/>
                <w:szCs w:val="16"/>
              </w:rPr>
            </w:pPr>
            <w:r w:rsidRPr="00EA257A">
              <w:rPr>
                <w:sz w:val="16"/>
                <w:szCs w:val="16"/>
              </w:rPr>
              <w:t>5.92</w:t>
            </w:r>
          </w:p>
        </w:tc>
        <w:tc>
          <w:tcPr>
            <w:tcW w:w="1073" w:type="dxa"/>
          </w:tcPr>
          <w:p w14:paraId="0FE89A18" w14:textId="742E0126" w:rsidR="00EA257A" w:rsidRPr="00EA257A" w:rsidRDefault="00EA257A" w:rsidP="0052287D">
            <w:pPr>
              <w:spacing w:line="240" w:lineRule="auto"/>
              <w:jc w:val="both"/>
              <w:rPr>
                <w:sz w:val="16"/>
                <w:szCs w:val="16"/>
              </w:rPr>
            </w:pPr>
            <w:r w:rsidRPr="00EA257A">
              <w:rPr>
                <w:sz w:val="16"/>
                <w:szCs w:val="16"/>
              </w:rPr>
              <w:t>2.18</w:t>
            </w:r>
          </w:p>
        </w:tc>
      </w:tr>
      <w:tr w:rsidR="00EA257A" w:rsidRPr="00EA257A" w14:paraId="0C7F717A" w14:textId="77777777" w:rsidTr="00EA257A">
        <w:tc>
          <w:tcPr>
            <w:tcW w:w="1980" w:type="dxa"/>
          </w:tcPr>
          <w:p w14:paraId="7C15EDBE" w14:textId="23EF0485" w:rsidR="00EA257A" w:rsidRPr="00EA257A" w:rsidRDefault="00EA257A" w:rsidP="0052287D">
            <w:pPr>
              <w:spacing w:line="240" w:lineRule="auto"/>
              <w:jc w:val="both"/>
              <w:rPr>
                <w:sz w:val="16"/>
                <w:szCs w:val="16"/>
              </w:rPr>
            </w:pPr>
            <w:r w:rsidRPr="00EA257A">
              <w:rPr>
                <w:sz w:val="16"/>
                <w:szCs w:val="16"/>
              </w:rPr>
              <w:t>C4 H7 N3 O</w:t>
            </w:r>
          </w:p>
        </w:tc>
        <w:tc>
          <w:tcPr>
            <w:tcW w:w="3091" w:type="dxa"/>
          </w:tcPr>
          <w:p w14:paraId="704E863C" w14:textId="238D2395" w:rsidR="00EA257A" w:rsidRPr="00EA257A" w:rsidRDefault="00EA257A" w:rsidP="0052287D">
            <w:pPr>
              <w:spacing w:line="240" w:lineRule="auto"/>
              <w:jc w:val="both"/>
              <w:rPr>
                <w:sz w:val="16"/>
                <w:szCs w:val="16"/>
              </w:rPr>
            </w:pPr>
            <w:r w:rsidRPr="00EA257A">
              <w:rPr>
                <w:sz w:val="16"/>
                <w:szCs w:val="16"/>
              </w:rPr>
              <w:t>Creatinine</w:t>
            </w:r>
          </w:p>
        </w:tc>
        <w:tc>
          <w:tcPr>
            <w:tcW w:w="578" w:type="dxa"/>
          </w:tcPr>
          <w:p w14:paraId="0F80A183" w14:textId="789AC69E" w:rsidR="00EA257A" w:rsidRPr="00EA257A" w:rsidRDefault="00EA257A" w:rsidP="0052287D">
            <w:pPr>
              <w:spacing w:line="240" w:lineRule="auto"/>
              <w:jc w:val="both"/>
              <w:rPr>
                <w:sz w:val="16"/>
                <w:szCs w:val="16"/>
              </w:rPr>
            </w:pPr>
            <w:r w:rsidRPr="00EA257A">
              <w:rPr>
                <w:sz w:val="16"/>
                <w:szCs w:val="16"/>
              </w:rPr>
              <w:t>A</w:t>
            </w:r>
          </w:p>
        </w:tc>
        <w:tc>
          <w:tcPr>
            <w:tcW w:w="860" w:type="dxa"/>
          </w:tcPr>
          <w:p w14:paraId="54C0DFDA" w14:textId="64C2A424" w:rsidR="00EA257A" w:rsidRPr="00EA257A" w:rsidRDefault="00EA257A" w:rsidP="0052287D">
            <w:pPr>
              <w:spacing w:line="240" w:lineRule="auto"/>
              <w:jc w:val="both"/>
              <w:rPr>
                <w:sz w:val="16"/>
                <w:szCs w:val="16"/>
              </w:rPr>
            </w:pPr>
            <w:r w:rsidRPr="00EA257A">
              <w:rPr>
                <w:sz w:val="16"/>
                <w:szCs w:val="16"/>
              </w:rPr>
              <w:t>113.0587</w:t>
            </w:r>
          </w:p>
        </w:tc>
        <w:tc>
          <w:tcPr>
            <w:tcW w:w="860" w:type="dxa"/>
          </w:tcPr>
          <w:p w14:paraId="0658900E" w14:textId="1A1FE5F4" w:rsidR="00EA257A" w:rsidRPr="00EA257A" w:rsidRDefault="00EA257A" w:rsidP="0052287D">
            <w:pPr>
              <w:spacing w:line="240" w:lineRule="auto"/>
              <w:jc w:val="both"/>
              <w:rPr>
                <w:sz w:val="16"/>
                <w:szCs w:val="16"/>
              </w:rPr>
            </w:pPr>
            <w:r w:rsidRPr="00EA257A">
              <w:rPr>
                <w:sz w:val="16"/>
                <w:szCs w:val="16"/>
              </w:rPr>
              <w:t>114.0660</w:t>
            </w:r>
          </w:p>
        </w:tc>
        <w:tc>
          <w:tcPr>
            <w:tcW w:w="574" w:type="dxa"/>
          </w:tcPr>
          <w:p w14:paraId="0E9B251B" w14:textId="54C57231" w:rsidR="00EA257A" w:rsidRPr="00EA257A" w:rsidRDefault="00EA257A" w:rsidP="0052287D">
            <w:pPr>
              <w:spacing w:line="240" w:lineRule="auto"/>
              <w:jc w:val="both"/>
              <w:rPr>
                <w:sz w:val="16"/>
                <w:szCs w:val="16"/>
              </w:rPr>
            </w:pPr>
            <w:r w:rsidRPr="00EA257A">
              <w:rPr>
                <w:sz w:val="16"/>
                <w:szCs w:val="16"/>
              </w:rPr>
              <w:t>2.87</w:t>
            </w:r>
          </w:p>
        </w:tc>
        <w:tc>
          <w:tcPr>
            <w:tcW w:w="1073" w:type="dxa"/>
          </w:tcPr>
          <w:p w14:paraId="70EB433D" w14:textId="35BAB69D" w:rsidR="00EA257A" w:rsidRPr="00EA257A" w:rsidRDefault="00EA257A" w:rsidP="0052287D">
            <w:pPr>
              <w:spacing w:line="240" w:lineRule="auto"/>
              <w:jc w:val="both"/>
              <w:rPr>
                <w:sz w:val="16"/>
                <w:szCs w:val="16"/>
              </w:rPr>
            </w:pPr>
            <w:r w:rsidRPr="00EA257A">
              <w:rPr>
                <w:sz w:val="16"/>
                <w:szCs w:val="16"/>
              </w:rPr>
              <w:t>2.13</w:t>
            </w:r>
          </w:p>
        </w:tc>
      </w:tr>
      <w:tr w:rsidR="00EA257A" w:rsidRPr="00EA257A" w14:paraId="3BCC0199" w14:textId="77777777" w:rsidTr="00EA257A">
        <w:tc>
          <w:tcPr>
            <w:tcW w:w="1980" w:type="dxa"/>
          </w:tcPr>
          <w:p w14:paraId="1031019B" w14:textId="56FC85B1" w:rsidR="00EA257A" w:rsidRPr="00EA257A" w:rsidRDefault="00EA257A" w:rsidP="0052287D">
            <w:pPr>
              <w:spacing w:line="240" w:lineRule="auto"/>
              <w:jc w:val="both"/>
              <w:rPr>
                <w:sz w:val="16"/>
                <w:szCs w:val="16"/>
              </w:rPr>
            </w:pPr>
            <w:r w:rsidRPr="00EA257A">
              <w:rPr>
                <w:sz w:val="16"/>
                <w:szCs w:val="16"/>
              </w:rPr>
              <w:t>C7 H23 N8 O8 P3 S2</w:t>
            </w:r>
          </w:p>
        </w:tc>
        <w:tc>
          <w:tcPr>
            <w:tcW w:w="3091" w:type="dxa"/>
          </w:tcPr>
          <w:p w14:paraId="43175832" w14:textId="77777777" w:rsidR="00EA257A" w:rsidRPr="00EA257A" w:rsidRDefault="00EA257A" w:rsidP="0052287D">
            <w:pPr>
              <w:spacing w:line="240" w:lineRule="auto"/>
              <w:jc w:val="both"/>
              <w:rPr>
                <w:sz w:val="16"/>
                <w:szCs w:val="16"/>
              </w:rPr>
            </w:pPr>
          </w:p>
        </w:tc>
        <w:tc>
          <w:tcPr>
            <w:tcW w:w="578" w:type="dxa"/>
          </w:tcPr>
          <w:p w14:paraId="719F5B8A" w14:textId="34F08455" w:rsidR="00EA257A" w:rsidRPr="00EA257A" w:rsidRDefault="00983A0D" w:rsidP="0052287D">
            <w:pPr>
              <w:spacing w:line="240" w:lineRule="auto"/>
              <w:jc w:val="both"/>
              <w:rPr>
                <w:sz w:val="16"/>
                <w:szCs w:val="16"/>
              </w:rPr>
            </w:pPr>
            <w:ins w:id="87" w:author="Kenneth MacLeod (Staff)" w:date="2025-12-03T12:46:00Z" w16du:dateUtc="2025-12-03T12:46:00Z">
              <w:r>
                <w:rPr>
                  <w:sz w:val="16"/>
                  <w:szCs w:val="16"/>
                </w:rPr>
                <w:t>D</w:t>
              </w:r>
            </w:ins>
          </w:p>
        </w:tc>
        <w:tc>
          <w:tcPr>
            <w:tcW w:w="860" w:type="dxa"/>
          </w:tcPr>
          <w:p w14:paraId="0987B41F" w14:textId="30A1BD48" w:rsidR="00EA257A" w:rsidRPr="00EA257A" w:rsidRDefault="00EA257A" w:rsidP="0052287D">
            <w:pPr>
              <w:spacing w:line="240" w:lineRule="auto"/>
              <w:jc w:val="both"/>
              <w:rPr>
                <w:sz w:val="16"/>
                <w:szCs w:val="16"/>
              </w:rPr>
            </w:pPr>
            <w:r w:rsidRPr="00EA257A">
              <w:rPr>
                <w:sz w:val="16"/>
                <w:szCs w:val="16"/>
              </w:rPr>
              <w:t>504.0305</w:t>
            </w:r>
          </w:p>
        </w:tc>
        <w:tc>
          <w:tcPr>
            <w:tcW w:w="860" w:type="dxa"/>
          </w:tcPr>
          <w:p w14:paraId="3615CDD2" w14:textId="47E72ECD" w:rsidR="00EA257A" w:rsidRPr="00EA257A" w:rsidRDefault="00EA257A" w:rsidP="0052287D">
            <w:pPr>
              <w:spacing w:line="240" w:lineRule="auto"/>
              <w:jc w:val="both"/>
              <w:rPr>
                <w:sz w:val="16"/>
                <w:szCs w:val="16"/>
              </w:rPr>
            </w:pPr>
            <w:r w:rsidRPr="00EA257A">
              <w:rPr>
                <w:sz w:val="16"/>
                <w:szCs w:val="16"/>
              </w:rPr>
              <w:t>505.0378</w:t>
            </w:r>
          </w:p>
        </w:tc>
        <w:tc>
          <w:tcPr>
            <w:tcW w:w="574" w:type="dxa"/>
          </w:tcPr>
          <w:p w14:paraId="7D85D2D8" w14:textId="0AFB386E" w:rsidR="00EA257A" w:rsidRPr="00EA257A" w:rsidRDefault="00EA257A" w:rsidP="0052287D">
            <w:pPr>
              <w:spacing w:line="240" w:lineRule="auto"/>
              <w:jc w:val="both"/>
              <w:rPr>
                <w:sz w:val="16"/>
                <w:szCs w:val="16"/>
              </w:rPr>
            </w:pPr>
            <w:r w:rsidRPr="00EA257A">
              <w:rPr>
                <w:sz w:val="16"/>
                <w:szCs w:val="16"/>
              </w:rPr>
              <w:t>5.91</w:t>
            </w:r>
          </w:p>
        </w:tc>
        <w:tc>
          <w:tcPr>
            <w:tcW w:w="1073" w:type="dxa"/>
          </w:tcPr>
          <w:p w14:paraId="11F69558" w14:textId="62B09226" w:rsidR="00EA257A" w:rsidRPr="00EA257A" w:rsidRDefault="00EA257A" w:rsidP="0052287D">
            <w:pPr>
              <w:spacing w:line="240" w:lineRule="auto"/>
              <w:jc w:val="both"/>
              <w:rPr>
                <w:sz w:val="16"/>
                <w:szCs w:val="16"/>
              </w:rPr>
            </w:pPr>
            <w:r w:rsidRPr="00EA257A">
              <w:rPr>
                <w:sz w:val="16"/>
                <w:szCs w:val="16"/>
              </w:rPr>
              <w:t>2.12</w:t>
            </w:r>
          </w:p>
        </w:tc>
      </w:tr>
      <w:tr w:rsidR="00EA257A" w:rsidRPr="00EA257A" w14:paraId="6C641C19" w14:textId="77777777" w:rsidTr="00EA257A">
        <w:tc>
          <w:tcPr>
            <w:tcW w:w="1980" w:type="dxa"/>
          </w:tcPr>
          <w:p w14:paraId="1C662001" w14:textId="2AE3B2DE" w:rsidR="00EA257A" w:rsidRPr="00EA257A" w:rsidRDefault="00EA257A" w:rsidP="0052287D">
            <w:pPr>
              <w:spacing w:line="240" w:lineRule="auto"/>
              <w:jc w:val="both"/>
              <w:rPr>
                <w:sz w:val="16"/>
                <w:szCs w:val="16"/>
              </w:rPr>
            </w:pPr>
            <w:r w:rsidRPr="00EA257A">
              <w:rPr>
                <w:sz w:val="16"/>
                <w:szCs w:val="16"/>
              </w:rPr>
              <w:t>C6 H13 N O2</w:t>
            </w:r>
          </w:p>
        </w:tc>
        <w:tc>
          <w:tcPr>
            <w:tcW w:w="3091" w:type="dxa"/>
          </w:tcPr>
          <w:p w14:paraId="14E67C8A" w14:textId="7C51BA2C" w:rsidR="00EA257A" w:rsidRPr="00EA257A" w:rsidRDefault="00EA257A" w:rsidP="0052287D">
            <w:pPr>
              <w:spacing w:line="240" w:lineRule="auto"/>
              <w:jc w:val="both"/>
              <w:rPr>
                <w:sz w:val="16"/>
                <w:szCs w:val="16"/>
              </w:rPr>
            </w:pPr>
            <w:r w:rsidRPr="00EA257A">
              <w:rPr>
                <w:sz w:val="16"/>
                <w:szCs w:val="16"/>
              </w:rPr>
              <w:t>Leucine</w:t>
            </w:r>
          </w:p>
        </w:tc>
        <w:tc>
          <w:tcPr>
            <w:tcW w:w="578" w:type="dxa"/>
          </w:tcPr>
          <w:p w14:paraId="69447A1F" w14:textId="66602DC8" w:rsidR="00EA257A" w:rsidRPr="00EA257A" w:rsidRDefault="00EA257A" w:rsidP="0052287D">
            <w:pPr>
              <w:spacing w:line="240" w:lineRule="auto"/>
              <w:jc w:val="both"/>
              <w:rPr>
                <w:sz w:val="16"/>
                <w:szCs w:val="16"/>
              </w:rPr>
            </w:pPr>
            <w:r w:rsidRPr="00EA257A">
              <w:rPr>
                <w:sz w:val="16"/>
                <w:szCs w:val="16"/>
              </w:rPr>
              <w:t>A</w:t>
            </w:r>
          </w:p>
        </w:tc>
        <w:tc>
          <w:tcPr>
            <w:tcW w:w="860" w:type="dxa"/>
          </w:tcPr>
          <w:p w14:paraId="030DD5C0" w14:textId="12C93EFB" w:rsidR="00EA257A" w:rsidRPr="00EA257A" w:rsidRDefault="00EA257A" w:rsidP="0052287D">
            <w:pPr>
              <w:spacing w:line="240" w:lineRule="auto"/>
              <w:jc w:val="both"/>
              <w:rPr>
                <w:sz w:val="16"/>
                <w:szCs w:val="16"/>
              </w:rPr>
            </w:pPr>
            <w:r w:rsidRPr="00EA257A">
              <w:rPr>
                <w:sz w:val="16"/>
                <w:szCs w:val="16"/>
              </w:rPr>
              <w:t>131.0947</w:t>
            </w:r>
          </w:p>
        </w:tc>
        <w:tc>
          <w:tcPr>
            <w:tcW w:w="860" w:type="dxa"/>
          </w:tcPr>
          <w:p w14:paraId="44CDDC19" w14:textId="4D81D72F" w:rsidR="00EA257A" w:rsidRPr="00EA257A" w:rsidRDefault="00EA257A" w:rsidP="0052287D">
            <w:pPr>
              <w:spacing w:line="240" w:lineRule="auto"/>
              <w:jc w:val="both"/>
              <w:rPr>
                <w:sz w:val="16"/>
                <w:szCs w:val="16"/>
              </w:rPr>
            </w:pPr>
            <w:r w:rsidRPr="00EA257A">
              <w:rPr>
                <w:sz w:val="16"/>
                <w:szCs w:val="16"/>
              </w:rPr>
              <w:t>132.1020</w:t>
            </w:r>
          </w:p>
        </w:tc>
        <w:tc>
          <w:tcPr>
            <w:tcW w:w="574" w:type="dxa"/>
          </w:tcPr>
          <w:p w14:paraId="28819183" w14:textId="0929022A" w:rsidR="00EA257A" w:rsidRPr="00EA257A" w:rsidRDefault="00EA257A" w:rsidP="0052287D">
            <w:pPr>
              <w:spacing w:line="240" w:lineRule="auto"/>
              <w:jc w:val="both"/>
              <w:rPr>
                <w:sz w:val="16"/>
                <w:szCs w:val="16"/>
              </w:rPr>
            </w:pPr>
            <w:r w:rsidRPr="00EA257A">
              <w:rPr>
                <w:sz w:val="16"/>
                <w:szCs w:val="16"/>
              </w:rPr>
              <w:t>4.19</w:t>
            </w:r>
          </w:p>
        </w:tc>
        <w:tc>
          <w:tcPr>
            <w:tcW w:w="1073" w:type="dxa"/>
          </w:tcPr>
          <w:p w14:paraId="0DB824B0" w14:textId="0544C1CE" w:rsidR="00EA257A" w:rsidRPr="00EA257A" w:rsidRDefault="00EA257A" w:rsidP="0052287D">
            <w:pPr>
              <w:spacing w:line="240" w:lineRule="auto"/>
              <w:jc w:val="both"/>
              <w:rPr>
                <w:sz w:val="16"/>
                <w:szCs w:val="16"/>
              </w:rPr>
            </w:pPr>
            <w:r w:rsidRPr="00EA257A">
              <w:rPr>
                <w:sz w:val="16"/>
                <w:szCs w:val="16"/>
              </w:rPr>
              <w:t>2.09</w:t>
            </w:r>
          </w:p>
        </w:tc>
      </w:tr>
      <w:tr w:rsidR="00EA257A" w:rsidRPr="00EA257A" w14:paraId="4223FEFC" w14:textId="77777777" w:rsidTr="00EA257A">
        <w:tc>
          <w:tcPr>
            <w:tcW w:w="1980" w:type="dxa"/>
          </w:tcPr>
          <w:p w14:paraId="5796D2B5" w14:textId="39CBA652" w:rsidR="00EA257A" w:rsidRPr="00EA257A" w:rsidRDefault="00EA257A" w:rsidP="0052287D">
            <w:pPr>
              <w:spacing w:line="240" w:lineRule="auto"/>
              <w:jc w:val="both"/>
              <w:rPr>
                <w:sz w:val="16"/>
                <w:szCs w:val="16"/>
              </w:rPr>
            </w:pPr>
            <w:r w:rsidRPr="00EA257A">
              <w:rPr>
                <w:sz w:val="16"/>
                <w:szCs w:val="16"/>
              </w:rPr>
              <w:t>C15 H16 N2 O</w:t>
            </w:r>
          </w:p>
        </w:tc>
        <w:tc>
          <w:tcPr>
            <w:tcW w:w="3091" w:type="dxa"/>
          </w:tcPr>
          <w:p w14:paraId="501E4BAF" w14:textId="1A310A68" w:rsidR="00EA257A" w:rsidRPr="00EA257A" w:rsidRDefault="00EA257A" w:rsidP="0052287D">
            <w:pPr>
              <w:spacing w:line="240" w:lineRule="auto"/>
              <w:jc w:val="both"/>
              <w:rPr>
                <w:sz w:val="16"/>
                <w:szCs w:val="16"/>
              </w:rPr>
            </w:pPr>
          </w:p>
        </w:tc>
        <w:tc>
          <w:tcPr>
            <w:tcW w:w="578" w:type="dxa"/>
          </w:tcPr>
          <w:p w14:paraId="354A61ED" w14:textId="0A622627" w:rsidR="00EA257A" w:rsidRPr="00EA257A" w:rsidRDefault="00983A0D" w:rsidP="0052287D">
            <w:pPr>
              <w:spacing w:line="240" w:lineRule="auto"/>
              <w:jc w:val="both"/>
              <w:rPr>
                <w:sz w:val="16"/>
                <w:szCs w:val="16"/>
              </w:rPr>
            </w:pPr>
            <w:ins w:id="88" w:author="Kenneth MacLeod (Staff)" w:date="2025-12-03T12:46:00Z" w16du:dateUtc="2025-12-03T12:46:00Z">
              <w:r>
                <w:rPr>
                  <w:sz w:val="16"/>
                  <w:szCs w:val="16"/>
                </w:rPr>
                <w:t>D</w:t>
              </w:r>
            </w:ins>
          </w:p>
        </w:tc>
        <w:tc>
          <w:tcPr>
            <w:tcW w:w="860" w:type="dxa"/>
          </w:tcPr>
          <w:p w14:paraId="019B836A" w14:textId="4B488FD5" w:rsidR="00EA257A" w:rsidRPr="00EA257A" w:rsidRDefault="00EA257A" w:rsidP="0052287D">
            <w:pPr>
              <w:spacing w:line="240" w:lineRule="auto"/>
              <w:jc w:val="both"/>
              <w:rPr>
                <w:sz w:val="16"/>
                <w:szCs w:val="16"/>
              </w:rPr>
            </w:pPr>
            <w:r w:rsidRPr="00EA257A">
              <w:rPr>
                <w:sz w:val="16"/>
                <w:szCs w:val="16"/>
              </w:rPr>
              <w:t>240.1263</w:t>
            </w:r>
          </w:p>
        </w:tc>
        <w:tc>
          <w:tcPr>
            <w:tcW w:w="860" w:type="dxa"/>
          </w:tcPr>
          <w:p w14:paraId="460D2378" w14:textId="39C2AABB" w:rsidR="00EA257A" w:rsidRPr="00EA257A" w:rsidRDefault="00EA257A" w:rsidP="0052287D">
            <w:pPr>
              <w:spacing w:line="240" w:lineRule="auto"/>
              <w:jc w:val="both"/>
              <w:rPr>
                <w:sz w:val="16"/>
                <w:szCs w:val="16"/>
              </w:rPr>
            </w:pPr>
            <w:r w:rsidRPr="00EA257A">
              <w:rPr>
                <w:sz w:val="16"/>
                <w:szCs w:val="16"/>
              </w:rPr>
              <w:t>258.1601</w:t>
            </w:r>
          </w:p>
        </w:tc>
        <w:tc>
          <w:tcPr>
            <w:tcW w:w="574" w:type="dxa"/>
          </w:tcPr>
          <w:p w14:paraId="011681A6" w14:textId="7C1CA54A" w:rsidR="00EA257A" w:rsidRPr="00EA257A" w:rsidRDefault="00EA257A" w:rsidP="0052287D">
            <w:pPr>
              <w:spacing w:line="240" w:lineRule="auto"/>
              <w:jc w:val="both"/>
              <w:rPr>
                <w:sz w:val="16"/>
                <w:szCs w:val="16"/>
              </w:rPr>
            </w:pPr>
            <w:r w:rsidRPr="00EA257A">
              <w:rPr>
                <w:sz w:val="16"/>
                <w:szCs w:val="16"/>
              </w:rPr>
              <w:t>3.06</w:t>
            </w:r>
          </w:p>
        </w:tc>
        <w:tc>
          <w:tcPr>
            <w:tcW w:w="1073" w:type="dxa"/>
          </w:tcPr>
          <w:p w14:paraId="57786E15" w14:textId="71FE1485" w:rsidR="00EA257A" w:rsidRPr="00EA257A" w:rsidRDefault="00EA257A" w:rsidP="0052287D">
            <w:pPr>
              <w:spacing w:line="240" w:lineRule="auto"/>
              <w:jc w:val="both"/>
              <w:rPr>
                <w:sz w:val="16"/>
                <w:szCs w:val="16"/>
              </w:rPr>
            </w:pPr>
            <w:r w:rsidRPr="00EA257A">
              <w:rPr>
                <w:sz w:val="16"/>
                <w:szCs w:val="16"/>
              </w:rPr>
              <w:t>2.09</w:t>
            </w:r>
          </w:p>
        </w:tc>
      </w:tr>
      <w:tr w:rsidR="00EA257A" w:rsidRPr="00EA257A" w14:paraId="7758015B" w14:textId="77777777" w:rsidTr="00EA257A">
        <w:tc>
          <w:tcPr>
            <w:tcW w:w="1980" w:type="dxa"/>
          </w:tcPr>
          <w:p w14:paraId="79F9E94D" w14:textId="3B663045" w:rsidR="00EA257A" w:rsidRPr="00EA257A" w:rsidRDefault="00EA257A" w:rsidP="0052287D">
            <w:pPr>
              <w:spacing w:line="240" w:lineRule="auto"/>
              <w:jc w:val="both"/>
              <w:rPr>
                <w:sz w:val="16"/>
                <w:szCs w:val="16"/>
              </w:rPr>
            </w:pPr>
            <w:r w:rsidRPr="00EA257A">
              <w:rPr>
                <w:sz w:val="16"/>
                <w:szCs w:val="16"/>
              </w:rPr>
              <w:t>C6 H10 Cl N4 O5 P S</w:t>
            </w:r>
          </w:p>
        </w:tc>
        <w:tc>
          <w:tcPr>
            <w:tcW w:w="3091" w:type="dxa"/>
          </w:tcPr>
          <w:p w14:paraId="0378346D" w14:textId="77777777" w:rsidR="00EA257A" w:rsidRPr="00EA257A" w:rsidRDefault="00EA257A" w:rsidP="0052287D">
            <w:pPr>
              <w:spacing w:line="240" w:lineRule="auto"/>
              <w:jc w:val="both"/>
              <w:rPr>
                <w:sz w:val="16"/>
                <w:szCs w:val="16"/>
              </w:rPr>
            </w:pPr>
          </w:p>
        </w:tc>
        <w:tc>
          <w:tcPr>
            <w:tcW w:w="578" w:type="dxa"/>
          </w:tcPr>
          <w:p w14:paraId="357FDA0B" w14:textId="5268D9EB" w:rsidR="00EA257A" w:rsidRPr="00EA257A" w:rsidRDefault="00983A0D" w:rsidP="0052287D">
            <w:pPr>
              <w:spacing w:line="240" w:lineRule="auto"/>
              <w:jc w:val="both"/>
              <w:rPr>
                <w:sz w:val="16"/>
                <w:szCs w:val="16"/>
              </w:rPr>
            </w:pPr>
            <w:ins w:id="89" w:author="Kenneth MacLeod (Staff)" w:date="2025-12-03T12:46:00Z" w16du:dateUtc="2025-12-03T12:46:00Z">
              <w:r>
                <w:rPr>
                  <w:sz w:val="16"/>
                  <w:szCs w:val="16"/>
                </w:rPr>
                <w:t>D</w:t>
              </w:r>
            </w:ins>
          </w:p>
        </w:tc>
        <w:tc>
          <w:tcPr>
            <w:tcW w:w="860" w:type="dxa"/>
          </w:tcPr>
          <w:p w14:paraId="04DCA46D" w14:textId="5A56ADF1" w:rsidR="00EA257A" w:rsidRPr="00EA257A" w:rsidRDefault="00EA257A" w:rsidP="0052287D">
            <w:pPr>
              <w:spacing w:line="240" w:lineRule="auto"/>
              <w:jc w:val="both"/>
              <w:rPr>
                <w:sz w:val="16"/>
                <w:szCs w:val="16"/>
              </w:rPr>
            </w:pPr>
            <w:r w:rsidRPr="00EA257A">
              <w:rPr>
                <w:sz w:val="16"/>
                <w:szCs w:val="16"/>
              </w:rPr>
              <w:t>315.9797</w:t>
            </w:r>
          </w:p>
        </w:tc>
        <w:tc>
          <w:tcPr>
            <w:tcW w:w="860" w:type="dxa"/>
          </w:tcPr>
          <w:p w14:paraId="1F9CA791" w14:textId="4A5BDF73" w:rsidR="00EA257A" w:rsidRPr="00EA257A" w:rsidRDefault="00EA257A" w:rsidP="0052287D">
            <w:pPr>
              <w:spacing w:line="240" w:lineRule="auto"/>
              <w:jc w:val="both"/>
              <w:rPr>
                <w:sz w:val="16"/>
                <w:szCs w:val="16"/>
              </w:rPr>
            </w:pPr>
            <w:r w:rsidRPr="00EA257A">
              <w:rPr>
                <w:sz w:val="16"/>
                <w:szCs w:val="16"/>
              </w:rPr>
              <w:t>316.9870</w:t>
            </w:r>
          </w:p>
        </w:tc>
        <w:tc>
          <w:tcPr>
            <w:tcW w:w="574" w:type="dxa"/>
          </w:tcPr>
          <w:p w14:paraId="57D52178" w14:textId="41982401" w:rsidR="00EA257A" w:rsidRPr="00EA257A" w:rsidRDefault="00EA257A" w:rsidP="0052287D">
            <w:pPr>
              <w:spacing w:line="240" w:lineRule="auto"/>
              <w:jc w:val="both"/>
              <w:rPr>
                <w:sz w:val="16"/>
                <w:szCs w:val="16"/>
              </w:rPr>
            </w:pPr>
            <w:r w:rsidRPr="00EA257A">
              <w:rPr>
                <w:sz w:val="16"/>
                <w:szCs w:val="16"/>
              </w:rPr>
              <w:t>5.92</w:t>
            </w:r>
          </w:p>
        </w:tc>
        <w:tc>
          <w:tcPr>
            <w:tcW w:w="1073" w:type="dxa"/>
          </w:tcPr>
          <w:p w14:paraId="2671D07D" w14:textId="04AA236B" w:rsidR="00EA257A" w:rsidRPr="00EA257A" w:rsidRDefault="00EA257A" w:rsidP="0052287D">
            <w:pPr>
              <w:spacing w:line="240" w:lineRule="auto"/>
              <w:jc w:val="both"/>
              <w:rPr>
                <w:sz w:val="16"/>
                <w:szCs w:val="16"/>
              </w:rPr>
            </w:pPr>
            <w:r w:rsidRPr="00EA257A">
              <w:rPr>
                <w:sz w:val="16"/>
                <w:szCs w:val="16"/>
              </w:rPr>
              <w:t>2.08</w:t>
            </w:r>
          </w:p>
        </w:tc>
      </w:tr>
      <w:tr w:rsidR="00EA257A" w:rsidRPr="00EA257A" w14:paraId="746AF8AA" w14:textId="77777777" w:rsidTr="00EA257A">
        <w:tc>
          <w:tcPr>
            <w:tcW w:w="1980" w:type="dxa"/>
          </w:tcPr>
          <w:p w14:paraId="0638F7DF" w14:textId="0E1D6650" w:rsidR="00EA257A" w:rsidRPr="00EA257A" w:rsidRDefault="00EA257A" w:rsidP="0052287D">
            <w:pPr>
              <w:spacing w:line="240" w:lineRule="auto"/>
              <w:jc w:val="both"/>
              <w:rPr>
                <w:sz w:val="16"/>
                <w:szCs w:val="16"/>
              </w:rPr>
            </w:pPr>
            <w:r w:rsidRPr="00EA257A">
              <w:rPr>
                <w:sz w:val="16"/>
                <w:szCs w:val="16"/>
              </w:rPr>
              <w:t>C39 H14 N3 O3 P S2</w:t>
            </w:r>
          </w:p>
        </w:tc>
        <w:tc>
          <w:tcPr>
            <w:tcW w:w="3091" w:type="dxa"/>
          </w:tcPr>
          <w:p w14:paraId="5289EA92" w14:textId="77777777" w:rsidR="00EA257A" w:rsidRPr="00EA257A" w:rsidRDefault="00EA257A" w:rsidP="0052287D">
            <w:pPr>
              <w:spacing w:line="240" w:lineRule="auto"/>
              <w:jc w:val="both"/>
              <w:rPr>
                <w:sz w:val="16"/>
                <w:szCs w:val="16"/>
              </w:rPr>
            </w:pPr>
          </w:p>
        </w:tc>
        <w:tc>
          <w:tcPr>
            <w:tcW w:w="578" w:type="dxa"/>
          </w:tcPr>
          <w:p w14:paraId="0FF8C499" w14:textId="20593572" w:rsidR="00EA257A" w:rsidRPr="00EA257A" w:rsidRDefault="00983A0D" w:rsidP="0052287D">
            <w:pPr>
              <w:spacing w:line="240" w:lineRule="auto"/>
              <w:jc w:val="both"/>
              <w:rPr>
                <w:sz w:val="16"/>
                <w:szCs w:val="16"/>
              </w:rPr>
            </w:pPr>
            <w:ins w:id="90" w:author="Kenneth MacLeod (Staff)" w:date="2025-12-03T12:46:00Z" w16du:dateUtc="2025-12-03T12:46:00Z">
              <w:r>
                <w:rPr>
                  <w:sz w:val="16"/>
                  <w:szCs w:val="16"/>
                </w:rPr>
                <w:t>D</w:t>
              </w:r>
            </w:ins>
          </w:p>
        </w:tc>
        <w:tc>
          <w:tcPr>
            <w:tcW w:w="860" w:type="dxa"/>
          </w:tcPr>
          <w:p w14:paraId="559AE817" w14:textId="18EAC582" w:rsidR="00EA257A" w:rsidRPr="00EA257A" w:rsidRDefault="00EA257A" w:rsidP="0052287D">
            <w:pPr>
              <w:spacing w:line="240" w:lineRule="auto"/>
              <w:jc w:val="both"/>
              <w:rPr>
                <w:sz w:val="16"/>
                <w:szCs w:val="16"/>
              </w:rPr>
            </w:pPr>
            <w:r w:rsidRPr="00EA257A">
              <w:rPr>
                <w:sz w:val="16"/>
                <w:szCs w:val="16"/>
              </w:rPr>
              <w:t>667.0208</w:t>
            </w:r>
          </w:p>
        </w:tc>
        <w:tc>
          <w:tcPr>
            <w:tcW w:w="860" w:type="dxa"/>
          </w:tcPr>
          <w:p w14:paraId="32C69146" w14:textId="01A7D9C8" w:rsidR="00EA257A" w:rsidRPr="00EA257A" w:rsidRDefault="00EA257A" w:rsidP="0052287D">
            <w:pPr>
              <w:spacing w:line="240" w:lineRule="auto"/>
              <w:jc w:val="both"/>
              <w:rPr>
                <w:sz w:val="16"/>
                <w:szCs w:val="16"/>
              </w:rPr>
            </w:pPr>
            <w:r w:rsidRPr="00EA257A">
              <w:rPr>
                <w:sz w:val="16"/>
                <w:szCs w:val="16"/>
              </w:rPr>
              <w:t>668.0280</w:t>
            </w:r>
          </w:p>
        </w:tc>
        <w:tc>
          <w:tcPr>
            <w:tcW w:w="574" w:type="dxa"/>
          </w:tcPr>
          <w:p w14:paraId="06BFF8E2" w14:textId="1F5A810F" w:rsidR="00EA257A" w:rsidRPr="00EA257A" w:rsidRDefault="00EA257A" w:rsidP="0052287D">
            <w:pPr>
              <w:spacing w:line="240" w:lineRule="auto"/>
              <w:jc w:val="both"/>
              <w:rPr>
                <w:sz w:val="16"/>
                <w:szCs w:val="16"/>
              </w:rPr>
            </w:pPr>
            <w:r w:rsidRPr="00EA257A">
              <w:rPr>
                <w:sz w:val="16"/>
                <w:szCs w:val="16"/>
              </w:rPr>
              <w:t>6.92</w:t>
            </w:r>
          </w:p>
        </w:tc>
        <w:tc>
          <w:tcPr>
            <w:tcW w:w="1073" w:type="dxa"/>
          </w:tcPr>
          <w:p w14:paraId="0DBBB066" w14:textId="6E15E727" w:rsidR="00EA257A" w:rsidRPr="00EA257A" w:rsidRDefault="00EA257A" w:rsidP="0052287D">
            <w:pPr>
              <w:spacing w:line="240" w:lineRule="auto"/>
              <w:jc w:val="both"/>
              <w:rPr>
                <w:sz w:val="16"/>
                <w:szCs w:val="16"/>
              </w:rPr>
            </w:pPr>
            <w:r w:rsidRPr="00EA257A">
              <w:rPr>
                <w:sz w:val="16"/>
                <w:szCs w:val="16"/>
              </w:rPr>
              <w:t>0.49</w:t>
            </w:r>
          </w:p>
        </w:tc>
      </w:tr>
      <w:tr w:rsidR="00EA257A" w:rsidRPr="00EA257A" w14:paraId="7AEDB133" w14:textId="77777777" w:rsidTr="00EA257A">
        <w:tc>
          <w:tcPr>
            <w:tcW w:w="1980" w:type="dxa"/>
          </w:tcPr>
          <w:p w14:paraId="46D29A21" w14:textId="5951AC2E" w:rsidR="00EA257A" w:rsidRPr="00EA257A" w:rsidRDefault="00EA257A" w:rsidP="0052287D">
            <w:pPr>
              <w:spacing w:line="240" w:lineRule="auto"/>
              <w:jc w:val="both"/>
              <w:rPr>
                <w:sz w:val="16"/>
                <w:szCs w:val="16"/>
              </w:rPr>
            </w:pPr>
            <w:r w:rsidRPr="00EA257A">
              <w:rPr>
                <w:sz w:val="16"/>
                <w:szCs w:val="16"/>
              </w:rPr>
              <w:t>C8 H12 Cl O16 P</w:t>
            </w:r>
          </w:p>
        </w:tc>
        <w:tc>
          <w:tcPr>
            <w:tcW w:w="3091" w:type="dxa"/>
          </w:tcPr>
          <w:p w14:paraId="186FADF2" w14:textId="77777777" w:rsidR="00EA257A" w:rsidRPr="00EA257A" w:rsidRDefault="00EA257A" w:rsidP="0052287D">
            <w:pPr>
              <w:spacing w:line="240" w:lineRule="auto"/>
              <w:jc w:val="both"/>
              <w:rPr>
                <w:sz w:val="16"/>
                <w:szCs w:val="16"/>
              </w:rPr>
            </w:pPr>
          </w:p>
        </w:tc>
        <w:tc>
          <w:tcPr>
            <w:tcW w:w="578" w:type="dxa"/>
          </w:tcPr>
          <w:p w14:paraId="0F70DB1C" w14:textId="1BAFEB0E" w:rsidR="00EA257A" w:rsidRPr="00EA257A" w:rsidRDefault="00983A0D" w:rsidP="0052287D">
            <w:pPr>
              <w:spacing w:line="240" w:lineRule="auto"/>
              <w:jc w:val="both"/>
              <w:rPr>
                <w:sz w:val="16"/>
                <w:szCs w:val="16"/>
              </w:rPr>
            </w:pPr>
            <w:ins w:id="91" w:author="Kenneth MacLeod (Staff)" w:date="2025-12-03T12:46:00Z" w16du:dateUtc="2025-12-03T12:46:00Z">
              <w:r>
                <w:rPr>
                  <w:sz w:val="16"/>
                  <w:szCs w:val="16"/>
                </w:rPr>
                <w:t>D</w:t>
              </w:r>
            </w:ins>
          </w:p>
        </w:tc>
        <w:tc>
          <w:tcPr>
            <w:tcW w:w="860" w:type="dxa"/>
          </w:tcPr>
          <w:p w14:paraId="77926B81" w14:textId="2D473D40" w:rsidR="00EA257A" w:rsidRPr="00EA257A" w:rsidRDefault="00EA257A" w:rsidP="0052287D">
            <w:pPr>
              <w:spacing w:line="240" w:lineRule="auto"/>
              <w:jc w:val="both"/>
              <w:rPr>
                <w:sz w:val="16"/>
                <w:szCs w:val="16"/>
              </w:rPr>
            </w:pPr>
            <w:r w:rsidRPr="00EA257A">
              <w:rPr>
                <w:sz w:val="16"/>
                <w:szCs w:val="16"/>
              </w:rPr>
              <w:t>429.9562</w:t>
            </w:r>
          </w:p>
        </w:tc>
        <w:tc>
          <w:tcPr>
            <w:tcW w:w="860" w:type="dxa"/>
          </w:tcPr>
          <w:p w14:paraId="473325C1" w14:textId="2105803E" w:rsidR="00EA257A" w:rsidRPr="00EA257A" w:rsidRDefault="00EA257A" w:rsidP="0052287D">
            <w:pPr>
              <w:spacing w:line="240" w:lineRule="auto"/>
              <w:jc w:val="both"/>
              <w:rPr>
                <w:sz w:val="16"/>
                <w:szCs w:val="16"/>
              </w:rPr>
            </w:pPr>
            <w:r w:rsidRPr="00EA257A">
              <w:rPr>
                <w:sz w:val="16"/>
                <w:szCs w:val="16"/>
              </w:rPr>
              <w:t>430.9635</w:t>
            </w:r>
          </w:p>
        </w:tc>
        <w:tc>
          <w:tcPr>
            <w:tcW w:w="574" w:type="dxa"/>
          </w:tcPr>
          <w:p w14:paraId="103C3A8D" w14:textId="6B1582A4" w:rsidR="00EA257A" w:rsidRPr="00EA257A" w:rsidRDefault="00EA257A" w:rsidP="0052287D">
            <w:pPr>
              <w:spacing w:line="240" w:lineRule="auto"/>
              <w:jc w:val="both"/>
              <w:rPr>
                <w:sz w:val="16"/>
                <w:szCs w:val="16"/>
              </w:rPr>
            </w:pPr>
            <w:r w:rsidRPr="00EA257A">
              <w:rPr>
                <w:sz w:val="16"/>
                <w:szCs w:val="16"/>
              </w:rPr>
              <w:t>6.51</w:t>
            </w:r>
          </w:p>
        </w:tc>
        <w:tc>
          <w:tcPr>
            <w:tcW w:w="1073" w:type="dxa"/>
          </w:tcPr>
          <w:p w14:paraId="719EFA1A" w14:textId="3341CFA8" w:rsidR="00EA257A" w:rsidRPr="00EA257A" w:rsidRDefault="00EA257A" w:rsidP="0052287D">
            <w:pPr>
              <w:spacing w:line="240" w:lineRule="auto"/>
              <w:jc w:val="both"/>
              <w:rPr>
                <w:sz w:val="16"/>
                <w:szCs w:val="16"/>
              </w:rPr>
            </w:pPr>
            <w:r w:rsidRPr="00EA257A">
              <w:rPr>
                <w:sz w:val="16"/>
                <w:szCs w:val="16"/>
              </w:rPr>
              <w:t>0.48</w:t>
            </w:r>
          </w:p>
        </w:tc>
      </w:tr>
      <w:tr w:rsidR="00EA257A" w:rsidRPr="00EA257A" w14:paraId="5D769E4E" w14:textId="77777777" w:rsidTr="00EA257A">
        <w:tc>
          <w:tcPr>
            <w:tcW w:w="1980" w:type="dxa"/>
          </w:tcPr>
          <w:p w14:paraId="0BB3F82D" w14:textId="7EC82017" w:rsidR="00EA257A" w:rsidRPr="00EA257A" w:rsidRDefault="00EA257A" w:rsidP="0052287D">
            <w:pPr>
              <w:spacing w:line="240" w:lineRule="auto"/>
              <w:jc w:val="both"/>
              <w:rPr>
                <w:sz w:val="16"/>
                <w:szCs w:val="16"/>
              </w:rPr>
            </w:pPr>
            <w:r w:rsidRPr="00EA257A">
              <w:rPr>
                <w:sz w:val="16"/>
                <w:szCs w:val="16"/>
              </w:rPr>
              <w:t>C17 H27 N3 O17 P2</w:t>
            </w:r>
          </w:p>
        </w:tc>
        <w:tc>
          <w:tcPr>
            <w:tcW w:w="3091" w:type="dxa"/>
          </w:tcPr>
          <w:p w14:paraId="12449990" w14:textId="5E841E2C" w:rsidR="00EA257A" w:rsidRPr="00EA257A" w:rsidRDefault="00EA257A" w:rsidP="0052287D">
            <w:pPr>
              <w:spacing w:line="240" w:lineRule="auto"/>
              <w:jc w:val="both"/>
              <w:rPr>
                <w:sz w:val="16"/>
                <w:szCs w:val="16"/>
              </w:rPr>
            </w:pPr>
            <w:r w:rsidRPr="00EA257A">
              <w:rPr>
                <w:sz w:val="16"/>
                <w:szCs w:val="16"/>
              </w:rPr>
              <w:t>UDP-</w:t>
            </w:r>
            <w:proofErr w:type="spellStart"/>
            <w:r w:rsidRPr="00EA257A">
              <w:rPr>
                <w:sz w:val="16"/>
                <w:szCs w:val="16"/>
              </w:rPr>
              <w:t>GlcNAc</w:t>
            </w:r>
            <w:proofErr w:type="spellEnd"/>
          </w:p>
        </w:tc>
        <w:tc>
          <w:tcPr>
            <w:tcW w:w="578" w:type="dxa"/>
          </w:tcPr>
          <w:p w14:paraId="6CC3DA2A" w14:textId="0D8655BB" w:rsidR="00EA257A" w:rsidRPr="00EA257A" w:rsidRDefault="00EA257A" w:rsidP="0052287D">
            <w:pPr>
              <w:spacing w:line="240" w:lineRule="auto"/>
              <w:jc w:val="both"/>
              <w:rPr>
                <w:sz w:val="16"/>
                <w:szCs w:val="16"/>
              </w:rPr>
            </w:pPr>
            <w:r w:rsidRPr="00EA257A">
              <w:rPr>
                <w:sz w:val="16"/>
                <w:szCs w:val="16"/>
              </w:rPr>
              <w:t>A</w:t>
            </w:r>
          </w:p>
        </w:tc>
        <w:tc>
          <w:tcPr>
            <w:tcW w:w="860" w:type="dxa"/>
          </w:tcPr>
          <w:p w14:paraId="30956795" w14:textId="75938EF1" w:rsidR="00EA257A" w:rsidRPr="00EA257A" w:rsidRDefault="00EA257A" w:rsidP="0052287D">
            <w:pPr>
              <w:spacing w:line="240" w:lineRule="auto"/>
              <w:jc w:val="both"/>
              <w:rPr>
                <w:sz w:val="16"/>
                <w:szCs w:val="16"/>
              </w:rPr>
            </w:pPr>
            <w:r w:rsidRPr="00EA257A">
              <w:rPr>
                <w:sz w:val="16"/>
                <w:szCs w:val="16"/>
              </w:rPr>
              <w:t>607.0831</w:t>
            </w:r>
          </w:p>
        </w:tc>
        <w:tc>
          <w:tcPr>
            <w:tcW w:w="860" w:type="dxa"/>
          </w:tcPr>
          <w:p w14:paraId="6EB38F60" w14:textId="38DFB39B" w:rsidR="00EA257A" w:rsidRPr="00EA257A" w:rsidRDefault="00EA257A" w:rsidP="0052287D">
            <w:pPr>
              <w:spacing w:line="240" w:lineRule="auto"/>
              <w:jc w:val="both"/>
              <w:rPr>
                <w:sz w:val="16"/>
                <w:szCs w:val="16"/>
              </w:rPr>
            </w:pPr>
            <w:r w:rsidRPr="00EA257A">
              <w:rPr>
                <w:sz w:val="16"/>
                <w:szCs w:val="16"/>
              </w:rPr>
              <w:t>608.0905</w:t>
            </w:r>
          </w:p>
        </w:tc>
        <w:tc>
          <w:tcPr>
            <w:tcW w:w="574" w:type="dxa"/>
          </w:tcPr>
          <w:p w14:paraId="79904451" w14:textId="78FA051E" w:rsidR="00EA257A" w:rsidRPr="00EA257A" w:rsidRDefault="00EA257A" w:rsidP="0052287D">
            <w:pPr>
              <w:spacing w:line="240" w:lineRule="auto"/>
              <w:jc w:val="both"/>
              <w:rPr>
                <w:sz w:val="16"/>
                <w:szCs w:val="16"/>
              </w:rPr>
            </w:pPr>
            <w:r w:rsidRPr="00EA257A">
              <w:rPr>
                <w:sz w:val="16"/>
                <w:szCs w:val="16"/>
              </w:rPr>
              <w:t>6.92</w:t>
            </w:r>
          </w:p>
        </w:tc>
        <w:tc>
          <w:tcPr>
            <w:tcW w:w="1073" w:type="dxa"/>
          </w:tcPr>
          <w:p w14:paraId="2E99CDBD" w14:textId="2AA33880" w:rsidR="00EA257A" w:rsidRPr="00EA257A" w:rsidRDefault="00EA257A" w:rsidP="0052287D">
            <w:pPr>
              <w:spacing w:line="240" w:lineRule="auto"/>
              <w:jc w:val="both"/>
              <w:rPr>
                <w:sz w:val="16"/>
                <w:szCs w:val="16"/>
              </w:rPr>
            </w:pPr>
            <w:r w:rsidRPr="00EA257A">
              <w:rPr>
                <w:sz w:val="16"/>
                <w:szCs w:val="16"/>
              </w:rPr>
              <w:t>0.48</w:t>
            </w:r>
          </w:p>
        </w:tc>
      </w:tr>
      <w:tr w:rsidR="00EA257A" w:rsidRPr="00EA257A" w14:paraId="37F6AD55" w14:textId="77777777" w:rsidTr="00EA257A">
        <w:tc>
          <w:tcPr>
            <w:tcW w:w="1980" w:type="dxa"/>
          </w:tcPr>
          <w:p w14:paraId="2AA3FD97" w14:textId="52BB4FDB" w:rsidR="00EA257A" w:rsidRPr="00EA257A" w:rsidRDefault="00EA257A" w:rsidP="0052287D">
            <w:pPr>
              <w:spacing w:line="240" w:lineRule="auto"/>
              <w:jc w:val="both"/>
              <w:rPr>
                <w:sz w:val="16"/>
                <w:szCs w:val="16"/>
              </w:rPr>
            </w:pPr>
            <w:r w:rsidRPr="00EA257A">
              <w:rPr>
                <w:sz w:val="16"/>
                <w:szCs w:val="16"/>
              </w:rPr>
              <w:t>C21 H22 N3 O15 P S3</w:t>
            </w:r>
          </w:p>
        </w:tc>
        <w:tc>
          <w:tcPr>
            <w:tcW w:w="3091" w:type="dxa"/>
          </w:tcPr>
          <w:p w14:paraId="704448DE" w14:textId="77777777" w:rsidR="00EA257A" w:rsidRPr="00EA257A" w:rsidRDefault="00EA257A" w:rsidP="0052287D">
            <w:pPr>
              <w:spacing w:line="240" w:lineRule="auto"/>
              <w:jc w:val="both"/>
              <w:rPr>
                <w:sz w:val="16"/>
                <w:szCs w:val="16"/>
              </w:rPr>
            </w:pPr>
          </w:p>
        </w:tc>
        <w:tc>
          <w:tcPr>
            <w:tcW w:w="578" w:type="dxa"/>
          </w:tcPr>
          <w:p w14:paraId="06AC63A3" w14:textId="1157D85F" w:rsidR="00EA257A" w:rsidRPr="00EA257A" w:rsidRDefault="00983A0D" w:rsidP="0052287D">
            <w:pPr>
              <w:spacing w:line="240" w:lineRule="auto"/>
              <w:jc w:val="both"/>
              <w:rPr>
                <w:sz w:val="16"/>
                <w:szCs w:val="16"/>
              </w:rPr>
            </w:pPr>
            <w:ins w:id="92" w:author="Kenneth MacLeod (Staff)" w:date="2025-12-03T12:46:00Z" w16du:dateUtc="2025-12-03T12:46:00Z">
              <w:r>
                <w:rPr>
                  <w:sz w:val="16"/>
                  <w:szCs w:val="16"/>
                </w:rPr>
                <w:t>D</w:t>
              </w:r>
            </w:ins>
          </w:p>
        </w:tc>
        <w:tc>
          <w:tcPr>
            <w:tcW w:w="860" w:type="dxa"/>
          </w:tcPr>
          <w:p w14:paraId="1E7728C7" w14:textId="76F357BA" w:rsidR="00EA257A" w:rsidRPr="00EA257A" w:rsidRDefault="00EA257A" w:rsidP="0052287D">
            <w:pPr>
              <w:spacing w:line="240" w:lineRule="auto"/>
              <w:jc w:val="both"/>
              <w:rPr>
                <w:sz w:val="16"/>
                <w:szCs w:val="16"/>
              </w:rPr>
            </w:pPr>
            <w:r w:rsidRPr="00EA257A">
              <w:rPr>
                <w:sz w:val="16"/>
                <w:szCs w:val="16"/>
              </w:rPr>
              <w:t>682.9949</w:t>
            </w:r>
          </w:p>
        </w:tc>
        <w:tc>
          <w:tcPr>
            <w:tcW w:w="860" w:type="dxa"/>
          </w:tcPr>
          <w:p w14:paraId="5C64157C" w14:textId="70796C3C" w:rsidR="00EA257A" w:rsidRPr="00EA257A" w:rsidRDefault="00EA257A" w:rsidP="0052287D">
            <w:pPr>
              <w:spacing w:line="240" w:lineRule="auto"/>
              <w:jc w:val="both"/>
              <w:rPr>
                <w:sz w:val="16"/>
                <w:szCs w:val="16"/>
              </w:rPr>
            </w:pPr>
            <w:r w:rsidRPr="00EA257A">
              <w:rPr>
                <w:sz w:val="16"/>
                <w:szCs w:val="16"/>
              </w:rPr>
              <w:t>684.0021</w:t>
            </w:r>
          </w:p>
        </w:tc>
        <w:tc>
          <w:tcPr>
            <w:tcW w:w="574" w:type="dxa"/>
          </w:tcPr>
          <w:p w14:paraId="069922EC" w14:textId="7D3A28C3" w:rsidR="00EA257A" w:rsidRPr="00EA257A" w:rsidRDefault="00EA257A" w:rsidP="0052287D">
            <w:pPr>
              <w:spacing w:line="240" w:lineRule="auto"/>
              <w:jc w:val="both"/>
              <w:rPr>
                <w:sz w:val="16"/>
                <w:szCs w:val="16"/>
              </w:rPr>
            </w:pPr>
            <w:r w:rsidRPr="00EA257A">
              <w:rPr>
                <w:sz w:val="16"/>
                <w:szCs w:val="16"/>
              </w:rPr>
              <w:t>6.92</w:t>
            </w:r>
          </w:p>
        </w:tc>
        <w:tc>
          <w:tcPr>
            <w:tcW w:w="1073" w:type="dxa"/>
          </w:tcPr>
          <w:p w14:paraId="3BDD684A" w14:textId="3B3AC17E" w:rsidR="00EA257A" w:rsidRPr="00EA257A" w:rsidRDefault="00EA257A" w:rsidP="0052287D">
            <w:pPr>
              <w:spacing w:line="240" w:lineRule="auto"/>
              <w:jc w:val="both"/>
              <w:rPr>
                <w:sz w:val="16"/>
                <w:szCs w:val="16"/>
              </w:rPr>
            </w:pPr>
            <w:r w:rsidRPr="00EA257A">
              <w:rPr>
                <w:sz w:val="16"/>
                <w:szCs w:val="16"/>
              </w:rPr>
              <w:t>0.47</w:t>
            </w:r>
          </w:p>
        </w:tc>
      </w:tr>
      <w:tr w:rsidR="00EA257A" w:rsidRPr="00EA257A" w14:paraId="50C66B48" w14:textId="77777777" w:rsidTr="00EA257A">
        <w:tc>
          <w:tcPr>
            <w:tcW w:w="1980" w:type="dxa"/>
          </w:tcPr>
          <w:p w14:paraId="0D64768A" w14:textId="581DD3F7" w:rsidR="00EA257A" w:rsidRPr="00EA257A" w:rsidRDefault="00EA257A" w:rsidP="0052287D">
            <w:pPr>
              <w:spacing w:line="240" w:lineRule="auto"/>
              <w:jc w:val="both"/>
              <w:rPr>
                <w:sz w:val="16"/>
                <w:szCs w:val="16"/>
              </w:rPr>
            </w:pPr>
            <w:r w:rsidRPr="00EA257A">
              <w:rPr>
                <w:sz w:val="16"/>
                <w:szCs w:val="16"/>
              </w:rPr>
              <w:t>C18 H37 N O2</w:t>
            </w:r>
          </w:p>
        </w:tc>
        <w:tc>
          <w:tcPr>
            <w:tcW w:w="3091" w:type="dxa"/>
          </w:tcPr>
          <w:p w14:paraId="62244BBF" w14:textId="0B5998BB" w:rsidR="00EA257A" w:rsidRPr="00EA257A" w:rsidRDefault="00EA257A" w:rsidP="0052287D">
            <w:pPr>
              <w:spacing w:line="240" w:lineRule="auto"/>
              <w:jc w:val="both"/>
              <w:rPr>
                <w:sz w:val="16"/>
                <w:szCs w:val="16"/>
              </w:rPr>
            </w:pPr>
            <w:proofErr w:type="spellStart"/>
            <w:r w:rsidRPr="00EA257A">
              <w:rPr>
                <w:sz w:val="16"/>
                <w:szCs w:val="16"/>
              </w:rPr>
              <w:t>Threo</w:t>
            </w:r>
            <w:proofErr w:type="spellEnd"/>
            <w:r w:rsidRPr="00EA257A">
              <w:rPr>
                <w:sz w:val="16"/>
                <w:szCs w:val="16"/>
              </w:rPr>
              <w:t>-sphingosine, (-)-</w:t>
            </w:r>
          </w:p>
        </w:tc>
        <w:tc>
          <w:tcPr>
            <w:tcW w:w="578" w:type="dxa"/>
          </w:tcPr>
          <w:p w14:paraId="257AC065" w14:textId="0744E3ED" w:rsidR="00EA257A" w:rsidRPr="00EA257A" w:rsidRDefault="00EA257A" w:rsidP="0052287D">
            <w:pPr>
              <w:spacing w:line="240" w:lineRule="auto"/>
              <w:jc w:val="both"/>
              <w:rPr>
                <w:sz w:val="16"/>
                <w:szCs w:val="16"/>
              </w:rPr>
            </w:pPr>
            <w:r w:rsidRPr="00EA257A">
              <w:rPr>
                <w:sz w:val="16"/>
                <w:szCs w:val="16"/>
              </w:rPr>
              <w:t>C</w:t>
            </w:r>
          </w:p>
        </w:tc>
        <w:tc>
          <w:tcPr>
            <w:tcW w:w="860" w:type="dxa"/>
          </w:tcPr>
          <w:p w14:paraId="7133ACA5" w14:textId="78E8B218" w:rsidR="00EA257A" w:rsidRPr="00EA257A" w:rsidRDefault="00EA257A" w:rsidP="0052287D">
            <w:pPr>
              <w:spacing w:line="240" w:lineRule="auto"/>
              <w:jc w:val="both"/>
              <w:rPr>
                <w:sz w:val="16"/>
                <w:szCs w:val="16"/>
              </w:rPr>
            </w:pPr>
            <w:r w:rsidRPr="00EA257A">
              <w:rPr>
                <w:sz w:val="16"/>
                <w:szCs w:val="16"/>
              </w:rPr>
              <w:t>299.2825</w:t>
            </w:r>
          </w:p>
        </w:tc>
        <w:tc>
          <w:tcPr>
            <w:tcW w:w="860" w:type="dxa"/>
          </w:tcPr>
          <w:p w14:paraId="66731A7E" w14:textId="12052900" w:rsidR="00EA257A" w:rsidRPr="00EA257A" w:rsidRDefault="00EA257A" w:rsidP="0052287D">
            <w:pPr>
              <w:spacing w:line="240" w:lineRule="auto"/>
              <w:jc w:val="both"/>
              <w:rPr>
                <w:sz w:val="16"/>
                <w:szCs w:val="16"/>
              </w:rPr>
            </w:pPr>
            <w:r w:rsidRPr="00EA257A">
              <w:rPr>
                <w:sz w:val="16"/>
                <w:szCs w:val="16"/>
              </w:rPr>
              <w:t>300.2898</w:t>
            </w:r>
          </w:p>
        </w:tc>
        <w:tc>
          <w:tcPr>
            <w:tcW w:w="574" w:type="dxa"/>
          </w:tcPr>
          <w:p w14:paraId="68CC4AFB" w14:textId="6B02963A" w:rsidR="00EA257A" w:rsidRPr="00EA257A" w:rsidRDefault="00EA257A" w:rsidP="0052287D">
            <w:pPr>
              <w:spacing w:line="240" w:lineRule="auto"/>
              <w:jc w:val="both"/>
              <w:rPr>
                <w:sz w:val="16"/>
                <w:szCs w:val="16"/>
              </w:rPr>
            </w:pPr>
            <w:r w:rsidRPr="00EA257A">
              <w:rPr>
                <w:sz w:val="16"/>
                <w:szCs w:val="16"/>
              </w:rPr>
              <w:t>1.68</w:t>
            </w:r>
          </w:p>
        </w:tc>
        <w:tc>
          <w:tcPr>
            <w:tcW w:w="1073" w:type="dxa"/>
          </w:tcPr>
          <w:p w14:paraId="00657F04" w14:textId="5D4A15DF" w:rsidR="00EA257A" w:rsidRPr="00EA257A" w:rsidRDefault="00EA257A" w:rsidP="0052287D">
            <w:pPr>
              <w:spacing w:line="240" w:lineRule="auto"/>
              <w:jc w:val="both"/>
              <w:rPr>
                <w:sz w:val="16"/>
                <w:szCs w:val="16"/>
              </w:rPr>
            </w:pPr>
            <w:r w:rsidRPr="00EA257A">
              <w:rPr>
                <w:sz w:val="16"/>
                <w:szCs w:val="16"/>
              </w:rPr>
              <w:t>0.45</w:t>
            </w:r>
          </w:p>
        </w:tc>
      </w:tr>
      <w:tr w:rsidR="00EA257A" w:rsidRPr="00EA257A" w14:paraId="4E166F4B" w14:textId="77777777" w:rsidTr="00EA257A">
        <w:tc>
          <w:tcPr>
            <w:tcW w:w="1980" w:type="dxa"/>
          </w:tcPr>
          <w:p w14:paraId="670E9726" w14:textId="7E35EDF1" w:rsidR="00EA257A" w:rsidRPr="00EA257A" w:rsidRDefault="00EA257A" w:rsidP="0052287D">
            <w:pPr>
              <w:spacing w:line="240" w:lineRule="auto"/>
              <w:jc w:val="both"/>
              <w:rPr>
                <w:sz w:val="16"/>
                <w:szCs w:val="16"/>
              </w:rPr>
            </w:pPr>
            <w:r w:rsidRPr="00EA257A">
              <w:rPr>
                <w:sz w:val="16"/>
                <w:szCs w:val="16"/>
              </w:rPr>
              <w:t>C15 H15 Cl N2 O4 S</w:t>
            </w:r>
          </w:p>
        </w:tc>
        <w:tc>
          <w:tcPr>
            <w:tcW w:w="3091" w:type="dxa"/>
          </w:tcPr>
          <w:p w14:paraId="35C98DE8" w14:textId="115DDD61" w:rsidR="00EA257A" w:rsidRPr="00EA257A" w:rsidRDefault="00EA257A" w:rsidP="0052287D">
            <w:pPr>
              <w:spacing w:line="240" w:lineRule="auto"/>
              <w:jc w:val="both"/>
              <w:rPr>
                <w:sz w:val="16"/>
                <w:szCs w:val="16"/>
              </w:rPr>
            </w:pPr>
          </w:p>
        </w:tc>
        <w:tc>
          <w:tcPr>
            <w:tcW w:w="578" w:type="dxa"/>
          </w:tcPr>
          <w:p w14:paraId="1055D5DA" w14:textId="5B4099DC" w:rsidR="00EA257A" w:rsidRPr="00EA257A" w:rsidRDefault="00983A0D" w:rsidP="0052287D">
            <w:pPr>
              <w:spacing w:line="240" w:lineRule="auto"/>
              <w:jc w:val="both"/>
              <w:rPr>
                <w:sz w:val="16"/>
                <w:szCs w:val="16"/>
              </w:rPr>
            </w:pPr>
            <w:ins w:id="93" w:author="Kenneth MacLeod (Staff)" w:date="2025-12-03T12:46:00Z" w16du:dateUtc="2025-12-03T12:46:00Z">
              <w:r>
                <w:rPr>
                  <w:sz w:val="16"/>
                  <w:szCs w:val="16"/>
                </w:rPr>
                <w:t>D</w:t>
              </w:r>
            </w:ins>
          </w:p>
        </w:tc>
        <w:tc>
          <w:tcPr>
            <w:tcW w:w="860" w:type="dxa"/>
          </w:tcPr>
          <w:p w14:paraId="47F9B422" w14:textId="77B29E92" w:rsidR="00EA257A" w:rsidRPr="00EA257A" w:rsidRDefault="00EA257A" w:rsidP="0052287D">
            <w:pPr>
              <w:spacing w:line="240" w:lineRule="auto"/>
              <w:jc w:val="both"/>
              <w:rPr>
                <w:sz w:val="16"/>
                <w:szCs w:val="16"/>
              </w:rPr>
            </w:pPr>
            <w:r w:rsidRPr="00EA257A">
              <w:rPr>
                <w:sz w:val="16"/>
                <w:szCs w:val="16"/>
              </w:rPr>
              <w:t>354.0445</w:t>
            </w:r>
          </w:p>
        </w:tc>
        <w:tc>
          <w:tcPr>
            <w:tcW w:w="860" w:type="dxa"/>
          </w:tcPr>
          <w:p w14:paraId="51804F12" w14:textId="1A7A3B41" w:rsidR="00EA257A" w:rsidRPr="00EA257A" w:rsidRDefault="00EA257A" w:rsidP="0052287D">
            <w:pPr>
              <w:spacing w:line="240" w:lineRule="auto"/>
              <w:jc w:val="both"/>
              <w:rPr>
                <w:sz w:val="16"/>
                <w:szCs w:val="16"/>
              </w:rPr>
            </w:pPr>
            <w:r w:rsidRPr="00EA257A">
              <w:rPr>
                <w:sz w:val="16"/>
                <w:szCs w:val="16"/>
              </w:rPr>
              <w:t>393.0077</w:t>
            </w:r>
          </w:p>
        </w:tc>
        <w:tc>
          <w:tcPr>
            <w:tcW w:w="574" w:type="dxa"/>
          </w:tcPr>
          <w:p w14:paraId="426653C2" w14:textId="5E3FFBF6" w:rsidR="00EA257A" w:rsidRPr="00EA257A" w:rsidRDefault="00EA257A" w:rsidP="0052287D">
            <w:pPr>
              <w:spacing w:line="240" w:lineRule="auto"/>
              <w:jc w:val="both"/>
              <w:rPr>
                <w:sz w:val="16"/>
                <w:szCs w:val="16"/>
              </w:rPr>
            </w:pPr>
            <w:r w:rsidRPr="00EA257A">
              <w:rPr>
                <w:sz w:val="16"/>
                <w:szCs w:val="16"/>
              </w:rPr>
              <w:t>6.51</w:t>
            </w:r>
          </w:p>
        </w:tc>
        <w:tc>
          <w:tcPr>
            <w:tcW w:w="1073" w:type="dxa"/>
          </w:tcPr>
          <w:p w14:paraId="6AA81ABB" w14:textId="57B1F3EB" w:rsidR="00EA257A" w:rsidRPr="00EA257A" w:rsidRDefault="00EA257A" w:rsidP="0052287D">
            <w:pPr>
              <w:spacing w:line="240" w:lineRule="auto"/>
              <w:jc w:val="both"/>
              <w:rPr>
                <w:sz w:val="16"/>
                <w:szCs w:val="16"/>
              </w:rPr>
            </w:pPr>
            <w:r w:rsidRPr="00EA257A">
              <w:rPr>
                <w:sz w:val="16"/>
                <w:szCs w:val="16"/>
              </w:rPr>
              <w:t>0.44</w:t>
            </w:r>
          </w:p>
        </w:tc>
      </w:tr>
      <w:tr w:rsidR="00EA257A" w:rsidRPr="00EA257A" w14:paraId="45E2EE4B" w14:textId="77777777" w:rsidTr="00EA257A">
        <w:tc>
          <w:tcPr>
            <w:tcW w:w="1980" w:type="dxa"/>
          </w:tcPr>
          <w:p w14:paraId="4DB877A6" w14:textId="60E75942" w:rsidR="00EA257A" w:rsidRPr="00EA257A" w:rsidRDefault="00EA257A" w:rsidP="0052287D">
            <w:pPr>
              <w:spacing w:line="240" w:lineRule="auto"/>
              <w:jc w:val="both"/>
              <w:rPr>
                <w:sz w:val="16"/>
                <w:szCs w:val="16"/>
              </w:rPr>
            </w:pPr>
            <w:r w:rsidRPr="00EA257A">
              <w:rPr>
                <w:sz w:val="16"/>
                <w:szCs w:val="16"/>
              </w:rPr>
              <w:t>C4 H7 N O4</w:t>
            </w:r>
          </w:p>
        </w:tc>
        <w:tc>
          <w:tcPr>
            <w:tcW w:w="3091" w:type="dxa"/>
          </w:tcPr>
          <w:p w14:paraId="38D2E842" w14:textId="26581F7B" w:rsidR="00EA257A" w:rsidRPr="00EA257A" w:rsidRDefault="00EA257A" w:rsidP="0052287D">
            <w:pPr>
              <w:spacing w:line="240" w:lineRule="auto"/>
              <w:jc w:val="both"/>
              <w:rPr>
                <w:sz w:val="16"/>
                <w:szCs w:val="16"/>
              </w:rPr>
            </w:pPr>
            <w:r w:rsidRPr="00EA257A">
              <w:rPr>
                <w:sz w:val="16"/>
                <w:szCs w:val="16"/>
              </w:rPr>
              <w:t>Aspartate</w:t>
            </w:r>
          </w:p>
        </w:tc>
        <w:tc>
          <w:tcPr>
            <w:tcW w:w="578" w:type="dxa"/>
          </w:tcPr>
          <w:p w14:paraId="0E24F45C" w14:textId="1DBC77BE" w:rsidR="00EA257A" w:rsidRPr="00EA257A" w:rsidRDefault="00EA257A" w:rsidP="0052287D">
            <w:pPr>
              <w:spacing w:line="240" w:lineRule="auto"/>
              <w:jc w:val="both"/>
              <w:rPr>
                <w:sz w:val="16"/>
                <w:szCs w:val="16"/>
              </w:rPr>
            </w:pPr>
            <w:r w:rsidRPr="00EA257A">
              <w:rPr>
                <w:sz w:val="16"/>
                <w:szCs w:val="16"/>
              </w:rPr>
              <w:t>A</w:t>
            </w:r>
          </w:p>
        </w:tc>
        <w:tc>
          <w:tcPr>
            <w:tcW w:w="860" w:type="dxa"/>
          </w:tcPr>
          <w:p w14:paraId="3ABF32BB" w14:textId="624A877E" w:rsidR="00EA257A" w:rsidRPr="00EA257A" w:rsidRDefault="00EA257A" w:rsidP="0052287D">
            <w:pPr>
              <w:spacing w:line="240" w:lineRule="auto"/>
              <w:jc w:val="both"/>
              <w:rPr>
                <w:sz w:val="16"/>
                <w:szCs w:val="16"/>
              </w:rPr>
            </w:pPr>
            <w:r w:rsidRPr="00EA257A">
              <w:rPr>
                <w:sz w:val="16"/>
                <w:szCs w:val="16"/>
              </w:rPr>
              <w:t>133.0375</w:t>
            </w:r>
          </w:p>
        </w:tc>
        <w:tc>
          <w:tcPr>
            <w:tcW w:w="860" w:type="dxa"/>
          </w:tcPr>
          <w:p w14:paraId="540A0A72" w14:textId="603CD3F3" w:rsidR="00EA257A" w:rsidRPr="00EA257A" w:rsidRDefault="00EA257A" w:rsidP="0052287D">
            <w:pPr>
              <w:spacing w:line="240" w:lineRule="auto"/>
              <w:jc w:val="both"/>
              <w:rPr>
                <w:sz w:val="16"/>
                <w:szCs w:val="16"/>
              </w:rPr>
            </w:pPr>
            <w:r w:rsidRPr="00EA257A">
              <w:rPr>
                <w:sz w:val="16"/>
                <w:szCs w:val="16"/>
              </w:rPr>
              <w:t>134.0448</w:t>
            </w:r>
          </w:p>
        </w:tc>
        <w:tc>
          <w:tcPr>
            <w:tcW w:w="574" w:type="dxa"/>
          </w:tcPr>
          <w:p w14:paraId="203FA171" w14:textId="189BEFB1" w:rsidR="00EA257A" w:rsidRPr="00EA257A" w:rsidRDefault="00EA257A" w:rsidP="0052287D">
            <w:pPr>
              <w:spacing w:line="240" w:lineRule="auto"/>
              <w:jc w:val="both"/>
              <w:rPr>
                <w:sz w:val="16"/>
                <w:szCs w:val="16"/>
              </w:rPr>
            </w:pPr>
            <w:r w:rsidRPr="00EA257A">
              <w:rPr>
                <w:sz w:val="16"/>
                <w:szCs w:val="16"/>
              </w:rPr>
              <w:t>6.58</w:t>
            </w:r>
          </w:p>
        </w:tc>
        <w:tc>
          <w:tcPr>
            <w:tcW w:w="1073" w:type="dxa"/>
          </w:tcPr>
          <w:p w14:paraId="4421205A" w14:textId="314707AF" w:rsidR="00EA257A" w:rsidRPr="00EA257A" w:rsidRDefault="00EA257A" w:rsidP="0052287D">
            <w:pPr>
              <w:spacing w:line="240" w:lineRule="auto"/>
              <w:jc w:val="both"/>
              <w:rPr>
                <w:sz w:val="16"/>
                <w:szCs w:val="16"/>
              </w:rPr>
            </w:pPr>
            <w:r w:rsidRPr="00EA257A">
              <w:rPr>
                <w:sz w:val="16"/>
                <w:szCs w:val="16"/>
              </w:rPr>
              <w:t>0.44</w:t>
            </w:r>
          </w:p>
        </w:tc>
      </w:tr>
      <w:tr w:rsidR="00EA257A" w:rsidRPr="00EA257A" w14:paraId="155E3002" w14:textId="77777777" w:rsidTr="00EA257A">
        <w:tc>
          <w:tcPr>
            <w:tcW w:w="1980" w:type="dxa"/>
          </w:tcPr>
          <w:p w14:paraId="2DDC85AB" w14:textId="0CFE88C3" w:rsidR="00EA257A" w:rsidRPr="00EA257A" w:rsidRDefault="00EA257A" w:rsidP="0052287D">
            <w:pPr>
              <w:spacing w:line="240" w:lineRule="auto"/>
              <w:jc w:val="both"/>
              <w:rPr>
                <w:sz w:val="16"/>
                <w:szCs w:val="16"/>
              </w:rPr>
            </w:pPr>
            <w:r w:rsidRPr="00EA257A">
              <w:rPr>
                <w:sz w:val="16"/>
                <w:szCs w:val="16"/>
              </w:rPr>
              <w:t>C25 H14 N O13 P S</w:t>
            </w:r>
          </w:p>
        </w:tc>
        <w:tc>
          <w:tcPr>
            <w:tcW w:w="3091" w:type="dxa"/>
          </w:tcPr>
          <w:p w14:paraId="0000C379" w14:textId="77777777" w:rsidR="00EA257A" w:rsidRPr="00EA257A" w:rsidRDefault="00EA257A" w:rsidP="0052287D">
            <w:pPr>
              <w:spacing w:line="240" w:lineRule="auto"/>
              <w:jc w:val="both"/>
              <w:rPr>
                <w:sz w:val="16"/>
                <w:szCs w:val="16"/>
              </w:rPr>
            </w:pPr>
          </w:p>
        </w:tc>
        <w:tc>
          <w:tcPr>
            <w:tcW w:w="578" w:type="dxa"/>
          </w:tcPr>
          <w:p w14:paraId="38579DF9" w14:textId="4266623D" w:rsidR="00EA257A" w:rsidRPr="00EA257A" w:rsidRDefault="00983A0D" w:rsidP="0052287D">
            <w:pPr>
              <w:spacing w:line="240" w:lineRule="auto"/>
              <w:jc w:val="both"/>
              <w:rPr>
                <w:sz w:val="16"/>
                <w:szCs w:val="16"/>
              </w:rPr>
            </w:pPr>
            <w:ins w:id="94" w:author="Kenneth MacLeod (Staff)" w:date="2025-12-03T12:46:00Z" w16du:dateUtc="2025-12-03T12:46:00Z">
              <w:r>
                <w:rPr>
                  <w:sz w:val="16"/>
                  <w:szCs w:val="16"/>
                </w:rPr>
                <w:t>D</w:t>
              </w:r>
            </w:ins>
          </w:p>
        </w:tc>
        <w:tc>
          <w:tcPr>
            <w:tcW w:w="860" w:type="dxa"/>
          </w:tcPr>
          <w:p w14:paraId="145428F6" w14:textId="1BD15F8F" w:rsidR="00EA257A" w:rsidRPr="00EA257A" w:rsidRDefault="00EA257A" w:rsidP="0052287D">
            <w:pPr>
              <w:spacing w:line="240" w:lineRule="auto"/>
              <w:jc w:val="both"/>
              <w:rPr>
                <w:sz w:val="16"/>
                <w:szCs w:val="16"/>
              </w:rPr>
            </w:pPr>
            <w:r w:rsidRPr="00EA257A">
              <w:rPr>
                <w:sz w:val="16"/>
                <w:szCs w:val="16"/>
              </w:rPr>
              <w:t>598.9924</w:t>
            </w:r>
          </w:p>
        </w:tc>
        <w:tc>
          <w:tcPr>
            <w:tcW w:w="860" w:type="dxa"/>
          </w:tcPr>
          <w:p w14:paraId="7BB41BE9" w14:textId="4A4BA5B3" w:rsidR="00EA257A" w:rsidRPr="00EA257A" w:rsidRDefault="00EA257A" w:rsidP="0052287D">
            <w:pPr>
              <w:spacing w:line="240" w:lineRule="auto"/>
              <w:jc w:val="both"/>
              <w:rPr>
                <w:sz w:val="16"/>
                <w:szCs w:val="16"/>
              </w:rPr>
            </w:pPr>
            <w:r w:rsidRPr="00EA257A">
              <w:rPr>
                <w:sz w:val="16"/>
                <w:szCs w:val="16"/>
              </w:rPr>
              <w:t>599.9997</w:t>
            </w:r>
          </w:p>
        </w:tc>
        <w:tc>
          <w:tcPr>
            <w:tcW w:w="574" w:type="dxa"/>
          </w:tcPr>
          <w:p w14:paraId="479FC2D7" w14:textId="53209912" w:rsidR="00EA257A" w:rsidRPr="00EA257A" w:rsidRDefault="00EA257A" w:rsidP="0052287D">
            <w:pPr>
              <w:spacing w:line="240" w:lineRule="auto"/>
              <w:jc w:val="both"/>
              <w:rPr>
                <w:sz w:val="16"/>
                <w:szCs w:val="16"/>
              </w:rPr>
            </w:pPr>
            <w:r w:rsidRPr="00EA257A">
              <w:rPr>
                <w:sz w:val="16"/>
                <w:szCs w:val="16"/>
              </w:rPr>
              <w:t>6.51</w:t>
            </w:r>
          </w:p>
        </w:tc>
        <w:tc>
          <w:tcPr>
            <w:tcW w:w="1073" w:type="dxa"/>
          </w:tcPr>
          <w:p w14:paraId="57027C0F" w14:textId="249D2799" w:rsidR="00EA257A" w:rsidRPr="00EA257A" w:rsidRDefault="00EA257A" w:rsidP="0052287D">
            <w:pPr>
              <w:spacing w:line="240" w:lineRule="auto"/>
              <w:jc w:val="both"/>
              <w:rPr>
                <w:sz w:val="16"/>
                <w:szCs w:val="16"/>
              </w:rPr>
            </w:pPr>
            <w:r w:rsidRPr="00EA257A">
              <w:rPr>
                <w:sz w:val="16"/>
                <w:szCs w:val="16"/>
              </w:rPr>
              <w:t>0.43</w:t>
            </w:r>
          </w:p>
        </w:tc>
      </w:tr>
      <w:tr w:rsidR="00EA257A" w:rsidRPr="00EA257A" w14:paraId="5CF5DC6C" w14:textId="77777777" w:rsidTr="00EA257A">
        <w:tc>
          <w:tcPr>
            <w:tcW w:w="1980" w:type="dxa"/>
          </w:tcPr>
          <w:p w14:paraId="5964670F" w14:textId="3C04ED2D" w:rsidR="00EA257A" w:rsidRPr="00EA257A" w:rsidRDefault="00EA257A" w:rsidP="0052287D">
            <w:pPr>
              <w:spacing w:line="240" w:lineRule="auto"/>
              <w:jc w:val="both"/>
              <w:rPr>
                <w:sz w:val="16"/>
                <w:szCs w:val="16"/>
              </w:rPr>
            </w:pPr>
            <w:r w:rsidRPr="00EA257A">
              <w:rPr>
                <w:sz w:val="16"/>
                <w:szCs w:val="16"/>
              </w:rPr>
              <w:t>C5 H15 N6 O18 P3 S2</w:t>
            </w:r>
          </w:p>
        </w:tc>
        <w:tc>
          <w:tcPr>
            <w:tcW w:w="3091" w:type="dxa"/>
          </w:tcPr>
          <w:p w14:paraId="7BD29C56" w14:textId="77777777" w:rsidR="00EA257A" w:rsidRPr="00EA257A" w:rsidRDefault="00EA257A" w:rsidP="0052287D">
            <w:pPr>
              <w:spacing w:line="240" w:lineRule="auto"/>
              <w:jc w:val="both"/>
              <w:rPr>
                <w:sz w:val="16"/>
                <w:szCs w:val="16"/>
              </w:rPr>
            </w:pPr>
          </w:p>
        </w:tc>
        <w:tc>
          <w:tcPr>
            <w:tcW w:w="578" w:type="dxa"/>
          </w:tcPr>
          <w:p w14:paraId="59C4930A" w14:textId="14AA9330" w:rsidR="00EA257A" w:rsidRPr="00EA257A" w:rsidRDefault="00983A0D" w:rsidP="0052287D">
            <w:pPr>
              <w:spacing w:line="240" w:lineRule="auto"/>
              <w:jc w:val="both"/>
              <w:rPr>
                <w:sz w:val="16"/>
                <w:szCs w:val="16"/>
              </w:rPr>
            </w:pPr>
            <w:ins w:id="95" w:author="Kenneth MacLeod (Staff)" w:date="2025-12-03T12:46:00Z" w16du:dateUtc="2025-12-03T12:46:00Z">
              <w:r>
                <w:rPr>
                  <w:sz w:val="16"/>
                  <w:szCs w:val="16"/>
                </w:rPr>
                <w:t>D</w:t>
              </w:r>
            </w:ins>
          </w:p>
        </w:tc>
        <w:tc>
          <w:tcPr>
            <w:tcW w:w="860" w:type="dxa"/>
          </w:tcPr>
          <w:p w14:paraId="6549D3F4" w14:textId="240BB3F6" w:rsidR="00EA257A" w:rsidRPr="00EA257A" w:rsidRDefault="00EA257A" w:rsidP="0052287D">
            <w:pPr>
              <w:spacing w:line="240" w:lineRule="auto"/>
              <w:jc w:val="both"/>
              <w:rPr>
                <w:sz w:val="16"/>
                <w:szCs w:val="16"/>
              </w:rPr>
            </w:pPr>
            <w:r w:rsidRPr="00EA257A">
              <w:rPr>
                <w:sz w:val="16"/>
                <w:szCs w:val="16"/>
              </w:rPr>
              <w:t>603.9088</w:t>
            </w:r>
          </w:p>
        </w:tc>
        <w:tc>
          <w:tcPr>
            <w:tcW w:w="860" w:type="dxa"/>
          </w:tcPr>
          <w:p w14:paraId="5C551201" w14:textId="7003AB52" w:rsidR="00EA257A" w:rsidRPr="00EA257A" w:rsidRDefault="00EA257A" w:rsidP="0052287D">
            <w:pPr>
              <w:spacing w:line="240" w:lineRule="auto"/>
              <w:jc w:val="both"/>
              <w:rPr>
                <w:sz w:val="16"/>
                <w:szCs w:val="16"/>
              </w:rPr>
            </w:pPr>
            <w:r w:rsidRPr="00EA257A">
              <w:rPr>
                <w:sz w:val="16"/>
                <w:szCs w:val="16"/>
              </w:rPr>
              <w:t>604.9161</w:t>
            </w:r>
          </w:p>
        </w:tc>
        <w:tc>
          <w:tcPr>
            <w:tcW w:w="574" w:type="dxa"/>
          </w:tcPr>
          <w:p w14:paraId="46A08C73" w14:textId="57D06984" w:rsidR="00EA257A" w:rsidRPr="00EA257A" w:rsidRDefault="00EA257A" w:rsidP="0052287D">
            <w:pPr>
              <w:spacing w:line="240" w:lineRule="auto"/>
              <w:jc w:val="both"/>
              <w:rPr>
                <w:sz w:val="16"/>
                <w:szCs w:val="16"/>
              </w:rPr>
            </w:pPr>
            <w:r w:rsidRPr="00EA257A">
              <w:rPr>
                <w:sz w:val="16"/>
                <w:szCs w:val="16"/>
              </w:rPr>
              <w:t>5.92</w:t>
            </w:r>
          </w:p>
        </w:tc>
        <w:tc>
          <w:tcPr>
            <w:tcW w:w="1073" w:type="dxa"/>
          </w:tcPr>
          <w:p w14:paraId="1838FAAF" w14:textId="716CC930" w:rsidR="00EA257A" w:rsidRPr="00EA257A" w:rsidRDefault="00EA257A" w:rsidP="0052287D">
            <w:pPr>
              <w:spacing w:line="240" w:lineRule="auto"/>
              <w:jc w:val="both"/>
              <w:rPr>
                <w:sz w:val="16"/>
                <w:szCs w:val="16"/>
              </w:rPr>
            </w:pPr>
            <w:r w:rsidRPr="00EA257A">
              <w:rPr>
                <w:sz w:val="16"/>
                <w:szCs w:val="16"/>
              </w:rPr>
              <w:t>0.41</w:t>
            </w:r>
          </w:p>
        </w:tc>
      </w:tr>
      <w:tr w:rsidR="00EA257A" w:rsidRPr="00EA257A" w14:paraId="0A8FC45B" w14:textId="77777777" w:rsidTr="00EA257A">
        <w:tc>
          <w:tcPr>
            <w:tcW w:w="1980" w:type="dxa"/>
          </w:tcPr>
          <w:p w14:paraId="5F15F4B2" w14:textId="756F2747" w:rsidR="00EA257A" w:rsidRPr="00EA257A" w:rsidRDefault="00EA257A" w:rsidP="0052287D">
            <w:pPr>
              <w:spacing w:line="240" w:lineRule="auto"/>
              <w:jc w:val="both"/>
              <w:rPr>
                <w:sz w:val="16"/>
                <w:szCs w:val="16"/>
              </w:rPr>
            </w:pPr>
            <w:r w:rsidRPr="00EA257A">
              <w:rPr>
                <w:sz w:val="16"/>
                <w:szCs w:val="16"/>
              </w:rPr>
              <w:t>C3 H6 N3 P3 S</w:t>
            </w:r>
          </w:p>
        </w:tc>
        <w:tc>
          <w:tcPr>
            <w:tcW w:w="3091" w:type="dxa"/>
          </w:tcPr>
          <w:p w14:paraId="68594C38" w14:textId="77777777" w:rsidR="00EA257A" w:rsidRPr="00EA257A" w:rsidRDefault="00EA257A" w:rsidP="0052287D">
            <w:pPr>
              <w:spacing w:line="240" w:lineRule="auto"/>
              <w:jc w:val="both"/>
              <w:rPr>
                <w:sz w:val="16"/>
                <w:szCs w:val="16"/>
              </w:rPr>
            </w:pPr>
          </w:p>
        </w:tc>
        <w:tc>
          <w:tcPr>
            <w:tcW w:w="578" w:type="dxa"/>
          </w:tcPr>
          <w:p w14:paraId="44CDEE57" w14:textId="4DE3E6D3" w:rsidR="00EA257A" w:rsidRPr="00EA257A" w:rsidRDefault="00983A0D" w:rsidP="0052287D">
            <w:pPr>
              <w:spacing w:line="240" w:lineRule="auto"/>
              <w:jc w:val="both"/>
              <w:rPr>
                <w:sz w:val="16"/>
                <w:szCs w:val="16"/>
              </w:rPr>
            </w:pPr>
            <w:ins w:id="96" w:author="Kenneth MacLeod (Staff)" w:date="2025-12-03T12:46:00Z" w16du:dateUtc="2025-12-03T12:46:00Z">
              <w:r>
                <w:rPr>
                  <w:sz w:val="16"/>
                  <w:szCs w:val="16"/>
                </w:rPr>
                <w:t>D</w:t>
              </w:r>
            </w:ins>
          </w:p>
        </w:tc>
        <w:tc>
          <w:tcPr>
            <w:tcW w:w="860" w:type="dxa"/>
          </w:tcPr>
          <w:p w14:paraId="2B3D4BF6" w14:textId="4442BDE9" w:rsidR="00EA257A" w:rsidRPr="00EA257A" w:rsidRDefault="00EA257A" w:rsidP="0052287D">
            <w:pPr>
              <w:spacing w:line="240" w:lineRule="auto"/>
              <w:jc w:val="both"/>
              <w:rPr>
                <w:sz w:val="16"/>
                <w:szCs w:val="16"/>
              </w:rPr>
            </w:pPr>
            <w:r w:rsidRPr="00EA257A">
              <w:rPr>
                <w:sz w:val="16"/>
                <w:szCs w:val="16"/>
              </w:rPr>
              <w:t>208.9491</w:t>
            </w:r>
          </w:p>
        </w:tc>
        <w:tc>
          <w:tcPr>
            <w:tcW w:w="860" w:type="dxa"/>
          </w:tcPr>
          <w:p w14:paraId="6997D35D" w14:textId="4F7C7BDF" w:rsidR="00EA257A" w:rsidRPr="00EA257A" w:rsidRDefault="00EA257A" w:rsidP="0052287D">
            <w:pPr>
              <w:spacing w:line="240" w:lineRule="auto"/>
              <w:jc w:val="both"/>
              <w:rPr>
                <w:sz w:val="16"/>
                <w:szCs w:val="16"/>
              </w:rPr>
            </w:pPr>
            <w:r w:rsidRPr="00EA257A">
              <w:rPr>
                <w:sz w:val="16"/>
                <w:szCs w:val="16"/>
              </w:rPr>
              <w:t>209.9563</w:t>
            </w:r>
          </w:p>
        </w:tc>
        <w:tc>
          <w:tcPr>
            <w:tcW w:w="574" w:type="dxa"/>
          </w:tcPr>
          <w:p w14:paraId="00947D11" w14:textId="75A8E6E3" w:rsidR="00EA257A" w:rsidRPr="00EA257A" w:rsidRDefault="00EA257A" w:rsidP="0052287D">
            <w:pPr>
              <w:spacing w:line="240" w:lineRule="auto"/>
              <w:jc w:val="both"/>
              <w:rPr>
                <w:sz w:val="16"/>
                <w:szCs w:val="16"/>
              </w:rPr>
            </w:pPr>
            <w:r w:rsidRPr="00EA257A">
              <w:rPr>
                <w:sz w:val="16"/>
                <w:szCs w:val="16"/>
              </w:rPr>
              <w:t>6.59</w:t>
            </w:r>
          </w:p>
        </w:tc>
        <w:tc>
          <w:tcPr>
            <w:tcW w:w="1073" w:type="dxa"/>
          </w:tcPr>
          <w:p w14:paraId="5B8EA654" w14:textId="6BAE7A3D" w:rsidR="00EA257A" w:rsidRPr="00EA257A" w:rsidRDefault="00EA257A" w:rsidP="0052287D">
            <w:pPr>
              <w:spacing w:line="240" w:lineRule="auto"/>
              <w:jc w:val="both"/>
              <w:rPr>
                <w:sz w:val="16"/>
                <w:szCs w:val="16"/>
              </w:rPr>
            </w:pPr>
            <w:r w:rsidRPr="00EA257A">
              <w:rPr>
                <w:sz w:val="16"/>
                <w:szCs w:val="16"/>
              </w:rPr>
              <w:t>0.39</w:t>
            </w:r>
          </w:p>
        </w:tc>
      </w:tr>
      <w:tr w:rsidR="00EA257A" w:rsidRPr="00EA257A" w14:paraId="07176CB8" w14:textId="77777777" w:rsidTr="00EA257A">
        <w:tc>
          <w:tcPr>
            <w:tcW w:w="1980" w:type="dxa"/>
          </w:tcPr>
          <w:p w14:paraId="486C7BD9" w14:textId="1F946608" w:rsidR="00EA257A" w:rsidRPr="00EA257A" w:rsidRDefault="00EA257A" w:rsidP="0052287D">
            <w:pPr>
              <w:spacing w:line="240" w:lineRule="auto"/>
              <w:jc w:val="both"/>
              <w:rPr>
                <w:sz w:val="16"/>
                <w:szCs w:val="16"/>
              </w:rPr>
            </w:pPr>
            <w:r w:rsidRPr="00EA257A">
              <w:rPr>
                <w:sz w:val="16"/>
                <w:szCs w:val="16"/>
              </w:rPr>
              <w:t>C11 H21 N2 O4 P3</w:t>
            </w:r>
          </w:p>
        </w:tc>
        <w:tc>
          <w:tcPr>
            <w:tcW w:w="3091" w:type="dxa"/>
          </w:tcPr>
          <w:p w14:paraId="04D814CB" w14:textId="77777777" w:rsidR="00EA257A" w:rsidRPr="00EA257A" w:rsidRDefault="00EA257A" w:rsidP="0052287D">
            <w:pPr>
              <w:spacing w:line="240" w:lineRule="auto"/>
              <w:jc w:val="both"/>
              <w:rPr>
                <w:sz w:val="16"/>
                <w:szCs w:val="16"/>
              </w:rPr>
            </w:pPr>
          </w:p>
        </w:tc>
        <w:tc>
          <w:tcPr>
            <w:tcW w:w="578" w:type="dxa"/>
          </w:tcPr>
          <w:p w14:paraId="70A264DE" w14:textId="7B2BB602" w:rsidR="00EA257A" w:rsidRPr="00EA257A" w:rsidRDefault="00983A0D" w:rsidP="0052287D">
            <w:pPr>
              <w:spacing w:line="240" w:lineRule="auto"/>
              <w:jc w:val="both"/>
              <w:rPr>
                <w:sz w:val="16"/>
                <w:szCs w:val="16"/>
              </w:rPr>
            </w:pPr>
            <w:ins w:id="97" w:author="Kenneth MacLeod (Staff)" w:date="2025-12-03T12:46:00Z" w16du:dateUtc="2025-12-03T12:46:00Z">
              <w:r>
                <w:rPr>
                  <w:sz w:val="16"/>
                  <w:szCs w:val="16"/>
                </w:rPr>
                <w:t>D</w:t>
              </w:r>
            </w:ins>
          </w:p>
        </w:tc>
        <w:tc>
          <w:tcPr>
            <w:tcW w:w="860" w:type="dxa"/>
          </w:tcPr>
          <w:p w14:paraId="21049089" w14:textId="1B1AFBBA" w:rsidR="00EA257A" w:rsidRPr="00EA257A" w:rsidRDefault="00EA257A" w:rsidP="0052287D">
            <w:pPr>
              <w:spacing w:line="240" w:lineRule="auto"/>
              <w:jc w:val="both"/>
              <w:rPr>
                <w:sz w:val="16"/>
                <w:szCs w:val="16"/>
              </w:rPr>
            </w:pPr>
            <w:r w:rsidRPr="00EA257A">
              <w:rPr>
                <w:sz w:val="16"/>
                <w:szCs w:val="16"/>
              </w:rPr>
              <w:t>338.0705</w:t>
            </w:r>
          </w:p>
        </w:tc>
        <w:tc>
          <w:tcPr>
            <w:tcW w:w="860" w:type="dxa"/>
          </w:tcPr>
          <w:p w14:paraId="4729A339" w14:textId="7537D899" w:rsidR="00EA257A" w:rsidRPr="00EA257A" w:rsidRDefault="00EA257A" w:rsidP="0052287D">
            <w:pPr>
              <w:spacing w:line="240" w:lineRule="auto"/>
              <w:jc w:val="both"/>
              <w:rPr>
                <w:sz w:val="16"/>
                <w:szCs w:val="16"/>
              </w:rPr>
            </w:pPr>
            <w:r w:rsidRPr="00EA257A">
              <w:rPr>
                <w:sz w:val="16"/>
                <w:szCs w:val="16"/>
              </w:rPr>
              <w:t>339.0778</w:t>
            </w:r>
          </w:p>
        </w:tc>
        <w:tc>
          <w:tcPr>
            <w:tcW w:w="574" w:type="dxa"/>
          </w:tcPr>
          <w:p w14:paraId="2367982D" w14:textId="7A7D511A" w:rsidR="00EA257A" w:rsidRPr="00EA257A" w:rsidRDefault="00EA257A" w:rsidP="0052287D">
            <w:pPr>
              <w:spacing w:line="240" w:lineRule="auto"/>
              <w:jc w:val="both"/>
              <w:rPr>
                <w:sz w:val="16"/>
                <w:szCs w:val="16"/>
              </w:rPr>
            </w:pPr>
            <w:r w:rsidRPr="00EA257A">
              <w:rPr>
                <w:sz w:val="16"/>
                <w:szCs w:val="16"/>
              </w:rPr>
              <w:t>6.51</w:t>
            </w:r>
          </w:p>
        </w:tc>
        <w:tc>
          <w:tcPr>
            <w:tcW w:w="1073" w:type="dxa"/>
          </w:tcPr>
          <w:p w14:paraId="5845C15A" w14:textId="349D4576" w:rsidR="00EA257A" w:rsidRPr="00EA257A" w:rsidRDefault="00EA257A" w:rsidP="0052287D">
            <w:pPr>
              <w:spacing w:line="240" w:lineRule="auto"/>
              <w:jc w:val="both"/>
              <w:rPr>
                <w:sz w:val="16"/>
                <w:szCs w:val="16"/>
              </w:rPr>
            </w:pPr>
            <w:r w:rsidRPr="00EA257A">
              <w:rPr>
                <w:sz w:val="16"/>
                <w:szCs w:val="16"/>
              </w:rPr>
              <w:t>0.29</w:t>
            </w:r>
          </w:p>
        </w:tc>
      </w:tr>
      <w:tr w:rsidR="00EA257A" w:rsidRPr="00EA257A" w14:paraId="45E155FB" w14:textId="77777777" w:rsidTr="00EA257A">
        <w:tc>
          <w:tcPr>
            <w:tcW w:w="1980" w:type="dxa"/>
          </w:tcPr>
          <w:p w14:paraId="28B28C36" w14:textId="107E92D1" w:rsidR="00EA257A" w:rsidRPr="00EA257A" w:rsidRDefault="00EA257A" w:rsidP="0052287D">
            <w:pPr>
              <w:spacing w:line="240" w:lineRule="auto"/>
              <w:jc w:val="both"/>
              <w:rPr>
                <w:sz w:val="16"/>
                <w:szCs w:val="16"/>
              </w:rPr>
            </w:pPr>
            <w:r w:rsidRPr="00EA257A">
              <w:rPr>
                <w:sz w:val="16"/>
                <w:szCs w:val="16"/>
              </w:rPr>
              <w:t>C6 H15 N4 O5 P</w:t>
            </w:r>
          </w:p>
        </w:tc>
        <w:tc>
          <w:tcPr>
            <w:tcW w:w="3091" w:type="dxa"/>
          </w:tcPr>
          <w:p w14:paraId="64B9C463" w14:textId="62D31252" w:rsidR="00EA257A" w:rsidRPr="00EA257A" w:rsidRDefault="00EA257A" w:rsidP="0052287D">
            <w:pPr>
              <w:spacing w:line="240" w:lineRule="auto"/>
              <w:jc w:val="both"/>
              <w:rPr>
                <w:sz w:val="16"/>
                <w:szCs w:val="16"/>
              </w:rPr>
            </w:pPr>
            <w:proofErr w:type="spellStart"/>
            <w:r w:rsidRPr="00EA257A">
              <w:rPr>
                <w:sz w:val="16"/>
                <w:szCs w:val="16"/>
              </w:rPr>
              <w:t>Phosphoarginine</w:t>
            </w:r>
            <w:proofErr w:type="spellEnd"/>
          </w:p>
        </w:tc>
        <w:tc>
          <w:tcPr>
            <w:tcW w:w="578" w:type="dxa"/>
          </w:tcPr>
          <w:p w14:paraId="45B002D3" w14:textId="5672CF0C" w:rsidR="00EA257A" w:rsidRPr="00EA257A" w:rsidRDefault="00EA257A" w:rsidP="0052287D">
            <w:pPr>
              <w:spacing w:line="240" w:lineRule="auto"/>
              <w:jc w:val="both"/>
              <w:rPr>
                <w:sz w:val="16"/>
                <w:szCs w:val="16"/>
              </w:rPr>
            </w:pPr>
            <w:r w:rsidRPr="00EA257A">
              <w:rPr>
                <w:sz w:val="16"/>
                <w:szCs w:val="16"/>
              </w:rPr>
              <w:t>C</w:t>
            </w:r>
          </w:p>
        </w:tc>
        <w:tc>
          <w:tcPr>
            <w:tcW w:w="860" w:type="dxa"/>
          </w:tcPr>
          <w:p w14:paraId="0C6931F8" w14:textId="0D7DD17C" w:rsidR="00EA257A" w:rsidRPr="00EA257A" w:rsidRDefault="00EA257A" w:rsidP="0052287D">
            <w:pPr>
              <w:spacing w:line="240" w:lineRule="auto"/>
              <w:jc w:val="both"/>
              <w:rPr>
                <w:sz w:val="16"/>
                <w:szCs w:val="16"/>
              </w:rPr>
            </w:pPr>
            <w:r w:rsidRPr="00EA257A">
              <w:rPr>
                <w:sz w:val="16"/>
                <w:szCs w:val="16"/>
              </w:rPr>
              <w:t>254.0781</w:t>
            </w:r>
          </w:p>
        </w:tc>
        <w:tc>
          <w:tcPr>
            <w:tcW w:w="860" w:type="dxa"/>
          </w:tcPr>
          <w:p w14:paraId="3AAEBE5A" w14:textId="2EDA3885" w:rsidR="00EA257A" w:rsidRPr="00EA257A" w:rsidRDefault="00EA257A" w:rsidP="0052287D">
            <w:pPr>
              <w:spacing w:line="240" w:lineRule="auto"/>
              <w:jc w:val="both"/>
              <w:rPr>
                <w:sz w:val="16"/>
                <w:szCs w:val="16"/>
              </w:rPr>
            </w:pPr>
            <w:r w:rsidRPr="00EA257A">
              <w:rPr>
                <w:sz w:val="16"/>
                <w:szCs w:val="16"/>
              </w:rPr>
              <w:t>255.0853</w:t>
            </w:r>
          </w:p>
        </w:tc>
        <w:tc>
          <w:tcPr>
            <w:tcW w:w="574" w:type="dxa"/>
          </w:tcPr>
          <w:p w14:paraId="5CC95291" w14:textId="04B7222F" w:rsidR="00EA257A" w:rsidRPr="00EA257A" w:rsidRDefault="00EA257A" w:rsidP="0052287D">
            <w:pPr>
              <w:spacing w:line="240" w:lineRule="auto"/>
              <w:jc w:val="both"/>
              <w:rPr>
                <w:sz w:val="16"/>
                <w:szCs w:val="16"/>
              </w:rPr>
            </w:pPr>
            <w:r w:rsidRPr="00EA257A">
              <w:rPr>
                <w:sz w:val="16"/>
                <w:szCs w:val="16"/>
              </w:rPr>
              <w:t>7.82</w:t>
            </w:r>
          </w:p>
        </w:tc>
        <w:tc>
          <w:tcPr>
            <w:tcW w:w="1073" w:type="dxa"/>
          </w:tcPr>
          <w:p w14:paraId="327176A5" w14:textId="00A70CB7" w:rsidR="00EA257A" w:rsidRPr="00EA257A" w:rsidRDefault="00EA257A" w:rsidP="0052287D">
            <w:pPr>
              <w:spacing w:line="240" w:lineRule="auto"/>
              <w:jc w:val="both"/>
              <w:rPr>
                <w:sz w:val="16"/>
                <w:szCs w:val="16"/>
              </w:rPr>
            </w:pPr>
            <w:r w:rsidRPr="00EA257A">
              <w:rPr>
                <w:sz w:val="16"/>
                <w:szCs w:val="16"/>
              </w:rPr>
              <w:t>0.17</w:t>
            </w:r>
          </w:p>
        </w:tc>
      </w:tr>
    </w:tbl>
    <w:p w14:paraId="4C9EEC4E" w14:textId="77777777" w:rsidR="004E6461" w:rsidRDefault="004E6461" w:rsidP="000C6C16">
      <w:pPr>
        <w:spacing w:after="0"/>
        <w:jc w:val="both"/>
      </w:pPr>
    </w:p>
    <w:p w14:paraId="04B79336" w14:textId="77F1EDB1" w:rsidR="00245244" w:rsidRDefault="00245244" w:rsidP="00DD56C1">
      <w:pPr>
        <w:pStyle w:val="Caption"/>
      </w:pPr>
      <w:bookmarkStart w:id="98" w:name="_Ref171670336"/>
      <w:r>
        <w:t xml:space="preserve">Table </w:t>
      </w:r>
      <w:r w:rsidR="00D14D76">
        <w:fldChar w:fldCharType="begin"/>
      </w:r>
      <w:r w:rsidR="00D14D76">
        <w:instrText xml:space="preserve"> SEQ Table \* ARABIC </w:instrText>
      </w:r>
      <w:r w:rsidR="00D14D76">
        <w:fldChar w:fldCharType="separate"/>
      </w:r>
      <w:r w:rsidR="00D14D76">
        <w:rPr>
          <w:noProof/>
        </w:rPr>
        <w:t>2</w:t>
      </w:r>
      <w:r w:rsidR="00D14D76">
        <w:rPr>
          <w:noProof/>
        </w:rPr>
        <w:fldChar w:fldCharType="end"/>
      </w:r>
      <w:bookmarkEnd w:id="98"/>
      <w:r>
        <w:t xml:space="preserve">. Cytochrome b signature list. </w:t>
      </w:r>
      <w:r w:rsidR="00191FF5">
        <w:t>F</w:t>
      </w:r>
      <w:r w:rsidR="00701864">
        <w:t xml:space="preserve">eatures </w:t>
      </w:r>
      <w:r w:rsidR="003368B1">
        <w:t xml:space="preserve">showing differential abundance of ≥ 2-fold in </w:t>
      </w:r>
      <w:r w:rsidR="00DA5D32" w:rsidRPr="00EA257A">
        <w:rPr>
          <w:i w:val="0"/>
          <w:iCs w:val="0"/>
        </w:rPr>
        <w:t>T. cruzi</w:t>
      </w:r>
      <w:r w:rsidR="00DA5D32">
        <w:t xml:space="preserve"> treated with cytochrome b inhibitors. Levels A, B and C denote annotations assigned based on </w:t>
      </w:r>
      <w:r w:rsidR="00DD56C1">
        <w:t xml:space="preserve">match to authentic reference standard, </w:t>
      </w:r>
      <w:proofErr w:type="spellStart"/>
      <w:r w:rsidR="00DD56C1">
        <w:t>mzCloud</w:t>
      </w:r>
      <w:proofErr w:type="spellEnd"/>
      <w:r w:rsidR="00DD56C1">
        <w:t xml:space="preserve"> or KEGG databases, respectively</w:t>
      </w:r>
      <w:del w:id="99" w:author="Kenneth MacLeod (Staff)" w:date="2025-12-03T12:46:00Z" w16du:dateUtc="2025-12-03T12:46:00Z">
        <w:r w:rsidR="00DD56C1" w:rsidDel="008E0117">
          <w:delText>.</w:delText>
        </w:r>
      </w:del>
      <w:ins w:id="100" w:author="Kenneth MacLeod (Staff)" w:date="2025-12-03T12:46:00Z" w16du:dateUtc="2025-12-03T12:46:00Z">
        <w:r w:rsidR="008E0117">
          <w:t xml:space="preserve">, while level D denotes metabolites to which putative molecular formulae could be defined based on exact mass, but for which database search returned no </w:t>
        </w:r>
        <w:commentRangeStart w:id="101"/>
        <w:r w:rsidR="008E0117">
          <w:t>hits</w:t>
        </w:r>
      </w:ins>
      <w:commentRangeEnd w:id="101"/>
      <w:ins w:id="102" w:author="Kenneth MacLeod (Staff)" w:date="2025-12-04T11:27:00Z" w16du:dateUtc="2025-12-04T11:27:00Z">
        <w:r w:rsidR="00AF645E">
          <w:rPr>
            <w:rStyle w:val="CommentReference"/>
            <w:i w:val="0"/>
            <w:iCs w:val="0"/>
            <w:color w:val="auto"/>
          </w:rPr>
          <w:commentReference w:id="101"/>
        </w:r>
      </w:ins>
      <w:ins w:id="103" w:author="Kenneth MacLeod (Staff)" w:date="2025-12-03T12:46:00Z" w16du:dateUtc="2025-12-03T12:46:00Z">
        <w:r w:rsidR="008E0117">
          <w:t>.</w:t>
        </w:r>
      </w:ins>
    </w:p>
    <w:p w14:paraId="4FC0F5DF" w14:textId="77777777" w:rsidR="00CF3A52" w:rsidRDefault="00CF3A52" w:rsidP="000C6C16">
      <w:pPr>
        <w:spacing w:after="0"/>
        <w:jc w:val="both"/>
        <w:rPr>
          <w:b/>
          <w:bCs/>
        </w:rPr>
      </w:pPr>
    </w:p>
    <w:tbl>
      <w:tblPr>
        <w:tblStyle w:val="TableGrid"/>
        <w:tblW w:w="0" w:type="auto"/>
        <w:tblLook w:val="04A0" w:firstRow="1" w:lastRow="0" w:firstColumn="1" w:lastColumn="0" w:noHBand="0" w:noVBand="1"/>
        <w:tblPrChange w:id="104" w:author="Kenneth MacLeod (Staff)" w:date="2025-12-04T15:33:00Z" w16du:dateUtc="2025-12-04T15:33:00Z">
          <w:tblPr>
            <w:tblStyle w:val="TableGrid"/>
            <w:tblW w:w="0" w:type="auto"/>
            <w:tblLook w:val="04A0" w:firstRow="1" w:lastRow="0" w:firstColumn="1" w:lastColumn="0" w:noHBand="0" w:noVBand="1"/>
          </w:tblPr>
        </w:tblPrChange>
      </w:tblPr>
      <w:tblGrid>
        <w:gridCol w:w="7792"/>
        <w:gridCol w:w="1224"/>
        <w:tblGridChange w:id="105">
          <w:tblGrid>
            <w:gridCol w:w="4508"/>
            <w:gridCol w:w="3284"/>
            <w:gridCol w:w="1224"/>
          </w:tblGrid>
        </w:tblGridChange>
      </w:tblGrid>
      <w:tr w:rsidR="00A8206B" w:rsidRPr="00A8206B" w14:paraId="401F3460" w14:textId="77777777" w:rsidTr="00A8206B">
        <w:trPr>
          <w:ins w:id="106" w:author="Kenneth MacLeod (Staff)" w:date="2025-12-04T15:32:00Z"/>
        </w:trPr>
        <w:tc>
          <w:tcPr>
            <w:tcW w:w="7792" w:type="dxa"/>
            <w:vAlign w:val="bottom"/>
            <w:tcPrChange w:id="107" w:author="Kenneth MacLeod (Staff)" w:date="2025-12-04T15:33:00Z" w16du:dateUtc="2025-12-04T15:33:00Z">
              <w:tcPr>
                <w:tcW w:w="4508" w:type="dxa"/>
              </w:tcPr>
            </w:tcPrChange>
          </w:tcPr>
          <w:p w14:paraId="766C7CC0" w14:textId="5FC913CC" w:rsidR="00A8206B" w:rsidRPr="00D171C4" w:rsidRDefault="00A8206B" w:rsidP="00A8206B">
            <w:pPr>
              <w:jc w:val="both"/>
              <w:rPr>
                <w:ins w:id="108" w:author="Kenneth MacLeod (Staff)" w:date="2025-12-04T15:32:00Z" w16du:dateUtc="2025-12-04T15:32:00Z"/>
                <w:b/>
                <w:bCs/>
                <w:sz w:val="16"/>
                <w:szCs w:val="16"/>
              </w:rPr>
            </w:pPr>
            <w:ins w:id="109" w:author="Kenneth MacLeod (Staff)" w:date="2025-12-04T15:33:00Z" w16du:dateUtc="2025-12-04T15:33:00Z">
              <w:r w:rsidRPr="00D171C4">
                <w:rPr>
                  <w:b/>
                  <w:bCs/>
                  <w:color w:val="000000"/>
                  <w:sz w:val="16"/>
                  <w:szCs w:val="16"/>
                  <w:rPrChange w:id="110" w:author="Kenneth MacLeod (Staff)" w:date="2025-12-04T15:39:00Z" w16du:dateUtc="2025-12-04T15:39:00Z">
                    <w:rPr>
                      <w:color w:val="000000"/>
                      <w:sz w:val="16"/>
                      <w:szCs w:val="16"/>
                    </w:rPr>
                  </w:rPrChange>
                </w:rPr>
                <w:t>Pathway</w:t>
              </w:r>
            </w:ins>
          </w:p>
        </w:tc>
        <w:tc>
          <w:tcPr>
            <w:tcW w:w="1224" w:type="dxa"/>
            <w:vAlign w:val="bottom"/>
            <w:tcPrChange w:id="111" w:author="Kenneth MacLeod (Staff)" w:date="2025-12-04T15:33:00Z" w16du:dateUtc="2025-12-04T15:33:00Z">
              <w:tcPr>
                <w:tcW w:w="4508" w:type="dxa"/>
                <w:gridSpan w:val="2"/>
              </w:tcPr>
            </w:tcPrChange>
          </w:tcPr>
          <w:p w14:paraId="3AFABC86" w14:textId="4A5E9828" w:rsidR="00A8206B" w:rsidRPr="00D171C4" w:rsidRDefault="00D171C4" w:rsidP="00A8206B">
            <w:pPr>
              <w:jc w:val="both"/>
              <w:rPr>
                <w:ins w:id="112" w:author="Kenneth MacLeod (Staff)" w:date="2025-12-04T15:32:00Z" w16du:dateUtc="2025-12-04T15:32:00Z"/>
                <w:b/>
                <w:bCs/>
                <w:sz w:val="16"/>
                <w:szCs w:val="16"/>
              </w:rPr>
            </w:pPr>
            <w:ins w:id="113" w:author="Kenneth MacLeod (Staff)" w:date="2025-12-04T15:39:00Z" w16du:dateUtc="2025-12-04T15:39:00Z">
              <w:r w:rsidRPr="00D171C4">
                <w:rPr>
                  <w:b/>
                  <w:bCs/>
                  <w:sz w:val="16"/>
                  <w:szCs w:val="16"/>
                </w:rPr>
                <w:t># metabolites</w:t>
              </w:r>
            </w:ins>
          </w:p>
        </w:tc>
      </w:tr>
      <w:tr w:rsidR="00A8206B" w:rsidRPr="00A8206B" w14:paraId="102C60A3" w14:textId="77777777" w:rsidTr="00A8206B">
        <w:trPr>
          <w:ins w:id="114" w:author="Kenneth MacLeod (Staff)" w:date="2025-12-04T15:32:00Z"/>
        </w:trPr>
        <w:tc>
          <w:tcPr>
            <w:tcW w:w="7792" w:type="dxa"/>
            <w:vAlign w:val="bottom"/>
            <w:tcPrChange w:id="115" w:author="Kenneth MacLeod (Staff)" w:date="2025-12-04T15:33:00Z" w16du:dateUtc="2025-12-04T15:33:00Z">
              <w:tcPr>
                <w:tcW w:w="4508" w:type="dxa"/>
              </w:tcPr>
            </w:tcPrChange>
          </w:tcPr>
          <w:p w14:paraId="4409A19F" w14:textId="73136958" w:rsidR="00A8206B" w:rsidRPr="00A8206B" w:rsidRDefault="00A8206B" w:rsidP="00A8206B">
            <w:pPr>
              <w:jc w:val="both"/>
              <w:rPr>
                <w:ins w:id="116" w:author="Kenneth MacLeod (Staff)" w:date="2025-12-04T15:32:00Z" w16du:dateUtc="2025-12-04T15:32:00Z"/>
                <w:b/>
                <w:bCs/>
                <w:sz w:val="16"/>
                <w:szCs w:val="16"/>
              </w:rPr>
            </w:pPr>
            <w:proofErr w:type="spellStart"/>
            <w:ins w:id="117" w:author="Kenneth MacLeod (Staff)" w:date="2025-12-04T15:33:00Z" w16du:dateUtc="2025-12-04T15:33:00Z">
              <w:r w:rsidRPr="00A8206B">
                <w:rPr>
                  <w:color w:val="000000"/>
                  <w:sz w:val="16"/>
                  <w:szCs w:val="16"/>
                </w:rPr>
                <w:t>Superpathway</w:t>
              </w:r>
              <w:proofErr w:type="spellEnd"/>
              <w:r w:rsidRPr="00A8206B">
                <w:rPr>
                  <w:color w:val="000000"/>
                  <w:sz w:val="16"/>
                  <w:szCs w:val="16"/>
                </w:rPr>
                <w:t xml:space="preserve"> of indole-3-acetate conjugate biosynthesis</w:t>
              </w:r>
            </w:ins>
          </w:p>
        </w:tc>
        <w:tc>
          <w:tcPr>
            <w:tcW w:w="1224" w:type="dxa"/>
            <w:vAlign w:val="bottom"/>
            <w:tcPrChange w:id="118" w:author="Kenneth MacLeod (Staff)" w:date="2025-12-04T15:33:00Z" w16du:dateUtc="2025-12-04T15:33:00Z">
              <w:tcPr>
                <w:tcW w:w="4508" w:type="dxa"/>
                <w:gridSpan w:val="2"/>
              </w:tcPr>
            </w:tcPrChange>
          </w:tcPr>
          <w:p w14:paraId="408A2EA6" w14:textId="4ABD4B35" w:rsidR="00A8206B" w:rsidRPr="00A8206B" w:rsidRDefault="00A8206B" w:rsidP="00A8206B">
            <w:pPr>
              <w:jc w:val="both"/>
              <w:rPr>
                <w:ins w:id="119" w:author="Kenneth MacLeod (Staff)" w:date="2025-12-04T15:32:00Z" w16du:dateUtc="2025-12-04T15:32:00Z"/>
                <w:b/>
                <w:bCs/>
                <w:sz w:val="16"/>
                <w:szCs w:val="16"/>
              </w:rPr>
            </w:pPr>
            <w:ins w:id="120" w:author="Kenneth MacLeod (Staff)" w:date="2025-12-04T15:33:00Z" w16du:dateUtc="2025-12-04T15:33:00Z">
              <w:r w:rsidRPr="00A8206B">
                <w:rPr>
                  <w:color w:val="000000"/>
                  <w:sz w:val="16"/>
                  <w:szCs w:val="16"/>
                </w:rPr>
                <w:t>5</w:t>
              </w:r>
            </w:ins>
          </w:p>
        </w:tc>
      </w:tr>
      <w:tr w:rsidR="00A8206B" w:rsidRPr="00A8206B" w14:paraId="5E727A59" w14:textId="77777777" w:rsidTr="00A8206B">
        <w:trPr>
          <w:ins w:id="121" w:author="Kenneth MacLeod (Staff)" w:date="2025-12-04T15:32:00Z"/>
        </w:trPr>
        <w:tc>
          <w:tcPr>
            <w:tcW w:w="7792" w:type="dxa"/>
            <w:vAlign w:val="bottom"/>
            <w:tcPrChange w:id="122" w:author="Kenneth MacLeod (Staff)" w:date="2025-12-04T15:33:00Z" w16du:dateUtc="2025-12-04T15:33:00Z">
              <w:tcPr>
                <w:tcW w:w="4508" w:type="dxa"/>
              </w:tcPr>
            </w:tcPrChange>
          </w:tcPr>
          <w:p w14:paraId="118407E3" w14:textId="5AFAFC01" w:rsidR="00A8206B" w:rsidRPr="00A8206B" w:rsidRDefault="00A8206B" w:rsidP="00A8206B">
            <w:pPr>
              <w:jc w:val="both"/>
              <w:rPr>
                <w:ins w:id="123" w:author="Kenneth MacLeod (Staff)" w:date="2025-12-04T15:32:00Z" w16du:dateUtc="2025-12-04T15:32:00Z"/>
                <w:b/>
                <w:bCs/>
                <w:sz w:val="16"/>
                <w:szCs w:val="16"/>
              </w:rPr>
            </w:pPr>
            <w:proofErr w:type="spellStart"/>
            <w:ins w:id="124" w:author="Kenneth MacLeod (Staff)" w:date="2025-12-04T15:33:00Z" w16du:dateUtc="2025-12-04T15:33:00Z">
              <w:r w:rsidRPr="00A8206B">
                <w:rPr>
                  <w:color w:val="000000"/>
                  <w:sz w:val="16"/>
                  <w:szCs w:val="16"/>
                </w:rPr>
                <w:t>Superpathway</w:t>
              </w:r>
              <w:proofErr w:type="spellEnd"/>
              <w:r w:rsidRPr="00A8206B">
                <w:rPr>
                  <w:color w:val="000000"/>
                  <w:sz w:val="16"/>
                  <w:szCs w:val="16"/>
                </w:rPr>
                <w:t xml:space="preserve"> of L-isoleucine biosynthesis I</w:t>
              </w:r>
            </w:ins>
          </w:p>
        </w:tc>
        <w:tc>
          <w:tcPr>
            <w:tcW w:w="1224" w:type="dxa"/>
            <w:vAlign w:val="bottom"/>
            <w:tcPrChange w:id="125" w:author="Kenneth MacLeod (Staff)" w:date="2025-12-04T15:33:00Z" w16du:dateUtc="2025-12-04T15:33:00Z">
              <w:tcPr>
                <w:tcW w:w="4508" w:type="dxa"/>
                <w:gridSpan w:val="2"/>
              </w:tcPr>
            </w:tcPrChange>
          </w:tcPr>
          <w:p w14:paraId="112F4B8F" w14:textId="69A2A4B4" w:rsidR="00A8206B" w:rsidRPr="00A8206B" w:rsidRDefault="00A8206B" w:rsidP="00A8206B">
            <w:pPr>
              <w:jc w:val="both"/>
              <w:rPr>
                <w:ins w:id="126" w:author="Kenneth MacLeod (Staff)" w:date="2025-12-04T15:32:00Z" w16du:dateUtc="2025-12-04T15:32:00Z"/>
                <w:b/>
                <w:bCs/>
                <w:sz w:val="16"/>
                <w:szCs w:val="16"/>
              </w:rPr>
            </w:pPr>
            <w:ins w:id="127" w:author="Kenneth MacLeod (Staff)" w:date="2025-12-04T15:33:00Z" w16du:dateUtc="2025-12-04T15:33:00Z">
              <w:r w:rsidRPr="00A8206B">
                <w:rPr>
                  <w:color w:val="000000"/>
                  <w:sz w:val="16"/>
                  <w:szCs w:val="16"/>
                </w:rPr>
                <w:t>5</w:t>
              </w:r>
            </w:ins>
          </w:p>
        </w:tc>
      </w:tr>
      <w:tr w:rsidR="00A8206B" w:rsidRPr="00A8206B" w14:paraId="14B9ABE4" w14:textId="77777777" w:rsidTr="00A8206B">
        <w:trPr>
          <w:ins w:id="128" w:author="Kenneth MacLeod (Staff)" w:date="2025-12-04T15:32:00Z"/>
        </w:trPr>
        <w:tc>
          <w:tcPr>
            <w:tcW w:w="7792" w:type="dxa"/>
            <w:vAlign w:val="bottom"/>
            <w:tcPrChange w:id="129" w:author="Kenneth MacLeod (Staff)" w:date="2025-12-04T15:33:00Z" w16du:dateUtc="2025-12-04T15:33:00Z">
              <w:tcPr>
                <w:tcW w:w="4508" w:type="dxa"/>
              </w:tcPr>
            </w:tcPrChange>
          </w:tcPr>
          <w:p w14:paraId="68CC9A85" w14:textId="1F956E46" w:rsidR="00A8206B" w:rsidRPr="00A8206B" w:rsidRDefault="00A8206B" w:rsidP="00A8206B">
            <w:pPr>
              <w:jc w:val="both"/>
              <w:rPr>
                <w:ins w:id="130" w:author="Kenneth MacLeod (Staff)" w:date="2025-12-04T15:32:00Z" w16du:dateUtc="2025-12-04T15:32:00Z"/>
                <w:b/>
                <w:bCs/>
                <w:sz w:val="16"/>
                <w:szCs w:val="16"/>
              </w:rPr>
            </w:pPr>
            <w:ins w:id="131" w:author="Kenneth MacLeod (Staff)" w:date="2025-12-04T15:33:00Z" w16du:dateUtc="2025-12-04T15:33:00Z">
              <w:r w:rsidRPr="00A8206B">
                <w:rPr>
                  <w:color w:val="000000"/>
                  <w:sz w:val="16"/>
                  <w:szCs w:val="16"/>
                </w:rPr>
                <w:t xml:space="preserve">Aspartate </w:t>
              </w:r>
              <w:proofErr w:type="spellStart"/>
              <w:r w:rsidRPr="00A8206B">
                <w:rPr>
                  <w:color w:val="000000"/>
                  <w:sz w:val="16"/>
                  <w:szCs w:val="16"/>
                </w:rPr>
                <w:t>superpathway</w:t>
              </w:r>
            </w:ins>
            <w:proofErr w:type="spellEnd"/>
          </w:p>
        </w:tc>
        <w:tc>
          <w:tcPr>
            <w:tcW w:w="1224" w:type="dxa"/>
            <w:vAlign w:val="bottom"/>
            <w:tcPrChange w:id="132" w:author="Kenneth MacLeod (Staff)" w:date="2025-12-04T15:33:00Z" w16du:dateUtc="2025-12-04T15:33:00Z">
              <w:tcPr>
                <w:tcW w:w="4508" w:type="dxa"/>
                <w:gridSpan w:val="2"/>
              </w:tcPr>
            </w:tcPrChange>
          </w:tcPr>
          <w:p w14:paraId="0C50D9A1" w14:textId="42B447F3" w:rsidR="00A8206B" w:rsidRPr="00A8206B" w:rsidRDefault="00A8206B" w:rsidP="00A8206B">
            <w:pPr>
              <w:jc w:val="both"/>
              <w:rPr>
                <w:ins w:id="133" w:author="Kenneth MacLeod (Staff)" w:date="2025-12-04T15:32:00Z" w16du:dateUtc="2025-12-04T15:32:00Z"/>
                <w:b/>
                <w:bCs/>
                <w:sz w:val="16"/>
                <w:szCs w:val="16"/>
              </w:rPr>
            </w:pPr>
            <w:ins w:id="134" w:author="Kenneth MacLeod (Staff)" w:date="2025-12-04T15:33:00Z" w16du:dateUtc="2025-12-04T15:33:00Z">
              <w:r w:rsidRPr="00A8206B">
                <w:rPr>
                  <w:color w:val="000000"/>
                  <w:sz w:val="16"/>
                  <w:szCs w:val="16"/>
                </w:rPr>
                <w:t>4</w:t>
              </w:r>
            </w:ins>
          </w:p>
        </w:tc>
      </w:tr>
      <w:tr w:rsidR="00A8206B" w:rsidRPr="00A8206B" w14:paraId="67B97E63" w14:textId="77777777" w:rsidTr="00A8206B">
        <w:trPr>
          <w:ins w:id="135" w:author="Kenneth MacLeod (Staff)" w:date="2025-12-04T15:32:00Z"/>
        </w:trPr>
        <w:tc>
          <w:tcPr>
            <w:tcW w:w="7792" w:type="dxa"/>
            <w:vAlign w:val="bottom"/>
            <w:tcPrChange w:id="136" w:author="Kenneth MacLeod (Staff)" w:date="2025-12-04T15:33:00Z" w16du:dateUtc="2025-12-04T15:33:00Z">
              <w:tcPr>
                <w:tcW w:w="4508" w:type="dxa"/>
              </w:tcPr>
            </w:tcPrChange>
          </w:tcPr>
          <w:p w14:paraId="03C370BF" w14:textId="01C5678E" w:rsidR="00A8206B" w:rsidRPr="00A8206B" w:rsidRDefault="00A8206B" w:rsidP="00A8206B">
            <w:pPr>
              <w:jc w:val="both"/>
              <w:rPr>
                <w:ins w:id="137" w:author="Kenneth MacLeod (Staff)" w:date="2025-12-04T15:32:00Z" w16du:dateUtc="2025-12-04T15:32:00Z"/>
                <w:b/>
                <w:bCs/>
                <w:sz w:val="16"/>
                <w:szCs w:val="16"/>
              </w:rPr>
            </w:pPr>
            <w:proofErr w:type="spellStart"/>
            <w:ins w:id="138" w:author="Kenneth MacLeod (Staff)" w:date="2025-12-04T15:33:00Z" w16du:dateUtc="2025-12-04T15:33:00Z">
              <w:r w:rsidRPr="00A8206B">
                <w:rPr>
                  <w:color w:val="000000"/>
                  <w:sz w:val="16"/>
                  <w:szCs w:val="16"/>
                </w:rPr>
                <w:t>Superpathway</w:t>
              </w:r>
              <w:proofErr w:type="spellEnd"/>
              <w:r w:rsidRPr="00A8206B">
                <w:rPr>
                  <w:color w:val="000000"/>
                  <w:sz w:val="16"/>
                  <w:szCs w:val="16"/>
                </w:rPr>
                <w:t xml:space="preserve"> of histidine, purine, and pyrimidine biosynthesis</w:t>
              </w:r>
            </w:ins>
          </w:p>
        </w:tc>
        <w:tc>
          <w:tcPr>
            <w:tcW w:w="1224" w:type="dxa"/>
            <w:vAlign w:val="bottom"/>
            <w:tcPrChange w:id="139" w:author="Kenneth MacLeod (Staff)" w:date="2025-12-04T15:33:00Z" w16du:dateUtc="2025-12-04T15:33:00Z">
              <w:tcPr>
                <w:tcW w:w="4508" w:type="dxa"/>
                <w:gridSpan w:val="2"/>
              </w:tcPr>
            </w:tcPrChange>
          </w:tcPr>
          <w:p w14:paraId="7BC8F705" w14:textId="0D226BD6" w:rsidR="00A8206B" w:rsidRPr="00A8206B" w:rsidRDefault="00A8206B" w:rsidP="00A8206B">
            <w:pPr>
              <w:jc w:val="both"/>
              <w:rPr>
                <w:ins w:id="140" w:author="Kenneth MacLeod (Staff)" w:date="2025-12-04T15:32:00Z" w16du:dateUtc="2025-12-04T15:32:00Z"/>
                <w:b/>
                <w:bCs/>
                <w:sz w:val="16"/>
                <w:szCs w:val="16"/>
              </w:rPr>
            </w:pPr>
            <w:ins w:id="141" w:author="Kenneth MacLeod (Staff)" w:date="2025-12-04T15:33:00Z" w16du:dateUtc="2025-12-04T15:33:00Z">
              <w:r w:rsidRPr="00A8206B">
                <w:rPr>
                  <w:color w:val="000000"/>
                  <w:sz w:val="16"/>
                  <w:szCs w:val="16"/>
                </w:rPr>
                <w:t>4</w:t>
              </w:r>
            </w:ins>
          </w:p>
        </w:tc>
      </w:tr>
      <w:tr w:rsidR="00A8206B" w:rsidRPr="00A8206B" w14:paraId="7A71A3D2" w14:textId="77777777" w:rsidTr="00A8206B">
        <w:trPr>
          <w:ins w:id="142" w:author="Kenneth MacLeod (Staff)" w:date="2025-12-04T15:32:00Z"/>
        </w:trPr>
        <w:tc>
          <w:tcPr>
            <w:tcW w:w="7792" w:type="dxa"/>
            <w:vAlign w:val="bottom"/>
            <w:tcPrChange w:id="143" w:author="Kenneth MacLeod (Staff)" w:date="2025-12-04T15:33:00Z" w16du:dateUtc="2025-12-04T15:33:00Z">
              <w:tcPr>
                <w:tcW w:w="4508" w:type="dxa"/>
              </w:tcPr>
            </w:tcPrChange>
          </w:tcPr>
          <w:p w14:paraId="52329AAB" w14:textId="7C8F9B86" w:rsidR="00A8206B" w:rsidRPr="00A8206B" w:rsidRDefault="00A8206B" w:rsidP="00A8206B">
            <w:pPr>
              <w:jc w:val="both"/>
              <w:rPr>
                <w:ins w:id="144" w:author="Kenneth MacLeod (Staff)" w:date="2025-12-04T15:32:00Z" w16du:dateUtc="2025-12-04T15:32:00Z"/>
                <w:b/>
                <w:bCs/>
                <w:sz w:val="16"/>
                <w:szCs w:val="16"/>
              </w:rPr>
            </w:pPr>
            <w:proofErr w:type="spellStart"/>
            <w:ins w:id="145" w:author="Kenneth MacLeod (Staff)" w:date="2025-12-04T15:33:00Z" w16du:dateUtc="2025-12-04T15:33:00Z">
              <w:r w:rsidRPr="00A8206B">
                <w:rPr>
                  <w:color w:val="000000"/>
                  <w:sz w:val="16"/>
                  <w:szCs w:val="16"/>
                </w:rPr>
                <w:t>Superpathway</w:t>
              </w:r>
              <w:proofErr w:type="spellEnd"/>
              <w:r w:rsidRPr="00A8206B">
                <w:rPr>
                  <w:color w:val="000000"/>
                  <w:sz w:val="16"/>
                  <w:szCs w:val="16"/>
                </w:rPr>
                <w:t xml:space="preserve"> of L-threonine metabolism</w:t>
              </w:r>
            </w:ins>
          </w:p>
        </w:tc>
        <w:tc>
          <w:tcPr>
            <w:tcW w:w="1224" w:type="dxa"/>
            <w:vAlign w:val="bottom"/>
            <w:tcPrChange w:id="146" w:author="Kenneth MacLeod (Staff)" w:date="2025-12-04T15:33:00Z" w16du:dateUtc="2025-12-04T15:33:00Z">
              <w:tcPr>
                <w:tcW w:w="4508" w:type="dxa"/>
                <w:gridSpan w:val="2"/>
              </w:tcPr>
            </w:tcPrChange>
          </w:tcPr>
          <w:p w14:paraId="7A6471E0" w14:textId="2C4E7003" w:rsidR="00A8206B" w:rsidRPr="00A8206B" w:rsidRDefault="00A8206B" w:rsidP="00A8206B">
            <w:pPr>
              <w:jc w:val="both"/>
              <w:rPr>
                <w:ins w:id="147" w:author="Kenneth MacLeod (Staff)" w:date="2025-12-04T15:32:00Z" w16du:dateUtc="2025-12-04T15:32:00Z"/>
                <w:b/>
                <w:bCs/>
                <w:sz w:val="16"/>
                <w:szCs w:val="16"/>
              </w:rPr>
            </w:pPr>
            <w:ins w:id="148" w:author="Kenneth MacLeod (Staff)" w:date="2025-12-04T15:33:00Z" w16du:dateUtc="2025-12-04T15:33:00Z">
              <w:r w:rsidRPr="00A8206B">
                <w:rPr>
                  <w:color w:val="000000"/>
                  <w:sz w:val="16"/>
                  <w:szCs w:val="16"/>
                </w:rPr>
                <w:t>4</w:t>
              </w:r>
            </w:ins>
          </w:p>
        </w:tc>
      </w:tr>
      <w:tr w:rsidR="00A8206B" w:rsidRPr="00A8206B" w14:paraId="776C2C85" w14:textId="77777777" w:rsidTr="00A8206B">
        <w:trPr>
          <w:ins w:id="149" w:author="Kenneth MacLeod (Staff)" w:date="2025-12-04T15:32:00Z"/>
        </w:trPr>
        <w:tc>
          <w:tcPr>
            <w:tcW w:w="7792" w:type="dxa"/>
            <w:vAlign w:val="bottom"/>
            <w:tcPrChange w:id="150" w:author="Kenneth MacLeod (Staff)" w:date="2025-12-04T15:33:00Z" w16du:dateUtc="2025-12-04T15:33:00Z">
              <w:tcPr>
                <w:tcW w:w="4508" w:type="dxa"/>
              </w:tcPr>
            </w:tcPrChange>
          </w:tcPr>
          <w:p w14:paraId="74A69C75" w14:textId="582BF5E2" w:rsidR="00A8206B" w:rsidRPr="00A8206B" w:rsidRDefault="00A8206B" w:rsidP="00A8206B">
            <w:pPr>
              <w:jc w:val="both"/>
              <w:rPr>
                <w:ins w:id="151" w:author="Kenneth MacLeod (Staff)" w:date="2025-12-04T15:32:00Z" w16du:dateUtc="2025-12-04T15:32:00Z"/>
                <w:b/>
                <w:bCs/>
                <w:sz w:val="16"/>
                <w:szCs w:val="16"/>
              </w:rPr>
            </w:pPr>
            <w:proofErr w:type="spellStart"/>
            <w:ins w:id="152" w:author="Kenneth MacLeod (Staff)" w:date="2025-12-04T15:33:00Z" w16du:dateUtc="2025-12-04T15:33:00Z">
              <w:r w:rsidRPr="00A8206B">
                <w:rPr>
                  <w:color w:val="000000"/>
                  <w:sz w:val="16"/>
                  <w:szCs w:val="16"/>
                </w:rPr>
                <w:t>Superpathway</w:t>
              </w:r>
              <w:proofErr w:type="spellEnd"/>
              <w:r w:rsidRPr="00A8206B">
                <w:rPr>
                  <w:color w:val="000000"/>
                  <w:sz w:val="16"/>
                  <w:szCs w:val="16"/>
                </w:rPr>
                <w:t xml:space="preserve"> of purine nucleotide salvage</w:t>
              </w:r>
            </w:ins>
          </w:p>
        </w:tc>
        <w:tc>
          <w:tcPr>
            <w:tcW w:w="1224" w:type="dxa"/>
            <w:vAlign w:val="bottom"/>
            <w:tcPrChange w:id="153" w:author="Kenneth MacLeod (Staff)" w:date="2025-12-04T15:33:00Z" w16du:dateUtc="2025-12-04T15:33:00Z">
              <w:tcPr>
                <w:tcW w:w="4508" w:type="dxa"/>
                <w:gridSpan w:val="2"/>
              </w:tcPr>
            </w:tcPrChange>
          </w:tcPr>
          <w:p w14:paraId="36CD275F" w14:textId="2984D44B" w:rsidR="00A8206B" w:rsidRPr="00A8206B" w:rsidRDefault="00A8206B" w:rsidP="00A8206B">
            <w:pPr>
              <w:jc w:val="both"/>
              <w:rPr>
                <w:ins w:id="154" w:author="Kenneth MacLeod (Staff)" w:date="2025-12-04T15:32:00Z" w16du:dateUtc="2025-12-04T15:32:00Z"/>
                <w:b/>
                <w:bCs/>
                <w:sz w:val="16"/>
                <w:szCs w:val="16"/>
              </w:rPr>
            </w:pPr>
            <w:ins w:id="155" w:author="Kenneth MacLeod (Staff)" w:date="2025-12-04T15:33:00Z" w16du:dateUtc="2025-12-04T15:33:00Z">
              <w:r w:rsidRPr="00A8206B">
                <w:rPr>
                  <w:color w:val="000000"/>
                  <w:sz w:val="16"/>
                  <w:szCs w:val="16"/>
                </w:rPr>
                <w:t>4</w:t>
              </w:r>
            </w:ins>
          </w:p>
        </w:tc>
      </w:tr>
      <w:tr w:rsidR="00A8206B" w:rsidRPr="00A8206B" w14:paraId="3EA7B9FD" w14:textId="77777777" w:rsidTr="00A8206B">
        <w:trPr>
          <w:ins w:id="156" w:author="Kenneth MacLeod (Staff)" w:date="2025-12-04T15:32:00Z"/>
        </w:trPr>
        <w:tc>
          <w:tcPr>
            <w:tcW w:w="7792" w:type="dxa"/>
            <w:vAlign w:val="bottom"/>
            <w:tcPrChange w:id="157" w:author="Kenneth MacLeod (Staff)" w:date="2025-12-04T15:33:00Z" w16du:dateUtc="2025-12-04T15:33:00Z">
              <w:tcPr>
                <w:tcW w:w="4508" w:type="dxa"/>
              </w:tcPr>
            </w:tcPrChange>
          </w:tcPr>
          <w:p w14:paraId="0BF4CF53" w14:textId="67D0F804" w:rsidR="00A8206B" w:rsidRPr="00A8206B" w:rsidRDefault="00A8206B" w:rsidP="00A8206B">
            <w:pPr>
              <w:jc w:val="both"/>
              <w:rPr>
                <w:ins w:id="158" w:author="Kenneth MacLeod (Staff)" w:date="2025-12-04T15:32:00Z" w16du:dateUtc="2025-12-04T15:32:00Z"/>
                <w:b/>
                <w:bCs/>
                <w:sz w:val="16"/>
                <w:szCs w:val="16"/>
              </w:rPr>
            </w:pPr>
            <w:proofErr w:type="spellStart"/>
            <w:ins w:id="159" w:author="Kenneth MacLeod (Staff)" w:date="2025-12-04T15:33:00Z" w16du:dateUtc="2025-12-04T15:33:00Z">
              <w:r w:rsidRPr="00A8206B">
                <w:rPr>
                  <w:color w:val="000000"/>
                  <w:sz w:val="16"/>
                  <w:szCs w:val="16"/>
                </w:rPr>
                <w:t>Superpathway</w:t>
              </w:r>
              <w:proofErr w:type="spellEnd"/>
              <w:r w:rsidRPr="00A8206B">
                <w:rPr>
                  <w:color w:val="000000"/>
                  <w:sz w:val="16"/>
                  <w:szCs w:val="16"/>
                </w:rPr>
                <w:t xml:space="preserve"> of L-lysine, L-threonine and L-methionine biosynthesis II</w:t>
              </w:r>
            </w:ins>
          </w:p>
        </w:tc>
        <w:tc>
          <w:tcPr>
            <w:tcW w:w="1224" w:type="dxa"/>
            <w:vAlign w:val="bottom"/>
            <w:tcPrChange w:id="160" w:author="Kenneth MacLeod (Staff)" w:date="2025-12-04T15:33:00Z" w16du:dateUtc="2025-12-04T15:33:00Z">
              <w:tcPr>
                <w:tcW w:w="4508" w:type="dxa"/>
                <w:gridSpan w:val="2"/>
              </w:tcPr>
            </w:tcPrChange>
          </w:tcPr>
          <w:p w14:paraId="49C250EF" w14:textId="56C7A930" w:rsidR="00A8206B" w:rsidRPr="00A8206B" w:rsidRDefault="00A8206B" w:rsidP="00A8206B">
            <w:pPr>
              <w:jc w:val="both"/>
              <w:rPr>
                <w:ins w:id="161" w:author="Kenneth MacLeod (Staff)" w:date="2025-12-04T15:32:00Z" w16du:dateUtc="2025-12-04T15:32:00Z"/>
                <w:b/>
                <w:bCs/>
                <w:sz w:val="16"/>
                <w:szCs w:val="16"/>
              </w:rPr>
            </w:pPr>
            <w:ins w:id="162" w:author="Kenneth MacLeod (Staff)" w:date="2025-12-04T15:33:00Z" w16du:dateUtc="2025-12-04T15:33:00Z">
              <w:r w:rsidRPr="00A8206B">
                <w:rPr>
                  <w:color w:val="000000"/>
                  <w:sz w:val="16"/>
                  <w:szCs w:val="16"/>
                </w:rPr>
                <w:t>3</w:t>
              </w:r>
            </w:ins>
          </w:p>
        </w:tc>
      </w:tr>
    </w:tbl>
    <w:p w14:paraId="1CF28E7D" w14:textId="68CA2E77" w:rsidR="001F3E9D" w:rsidRDefault="00D14D76">
      <w:pPr>
        <w:pStyle w:val="Caption"/>
        <w:rPr>
          <w:ins w:id="163" w:author="Kenneth MacLeod (Staff)" w:date="2025-12-04T15:32:00Z" w16du:dateUtc="2025-12-04T15:32:00Z"/>
          <w:b/>
          <w:bCs/>
        </w:rPr>
        <w:pPrChange w:id="164" w:author="Kenneth MacLeod (Staff)" w:date="2025-12-04T15:38:00Z" w16du:dateUtc="2025-12-04T15:38:00Z">
          <w:pPr>
            <w:spacing w:after="0"/>
            <w:jc w:val="both"/>
          </w:pPr>
        </w:pPrChange>
      </w:pPr>
      <w:bookmarkStart w:id="165" w:name="_Ref215755671"/>
      <w:ins w:id="166" w:author="Kenneth MacLeod (Staff)" w:date="2025-12-04T15:38:00Z" w16du:dateUtc="2025-12-04T15:38:00Z">
        <w:r>
          <w:t xml:space="preserve">Table </w:t>
        </w:r>
        <w:r>
          <w:fldChar w:fldCharType="begin"/>
        </w:r>
        <w:r>
          <w:instrText xml:space="preserve"> SEQ Table \* ARABIC </w:instrText>
        </w:r>
      </w:ins>
      <w:r>
        <w:fldChar w:fldCharType="separate"/>
      </w:r>
      <w:ins w:id="167" w:author="Kenneth MacLeod (Staff)" w:date="2025-12-04T15:38:00Z" w16du:dateUtc="2025-12-04T15:38:00Z">
        <w:r>
          <w:rPr>
            <w:noProof/>
          </w:rPr>
          <w:t>3</w:t>
        </w:r>
        <w:r>
          <w:fldChar w:fldCharType="end"/>
        </w:r>
        <w:bookmarkEnd w:id="165"/>
        <w:r>
          <w:t xml:space="preserve">. </w:t>
        </w:r>
      </w:ins>
      <w:ins w:id="168" w:author="Kenneth MacLeod (Staff)" w:date="2025-12-04T15:39:00Z" w16du:dateUtc="2025-12-04T15:39:00Z">
        <w:r w:rsidR="00764C22">
          <w:t>Pathways analysis.</w:t>
        </w:r>
      </w:ins>
      <w:ins w:id="169" w:author="Kenneth MacLeod (Staff)" w:date="2025-12-04T15:42:00Z" w16du:dateUtc="2025-12-04T15:42:00Z">
        <w:r w:rsidR="00412911">
          <w:t xml:space="preserve"> Molecular p</w:t>
        </w:r>
      </w:ins>
      <w:ins w:id="170" w:author="Kenneth MacLeod (Staff)" w:date="2025-12-04T15:39:00Z" w16du:dateUtc="2025-12-04T15:39:00Z">
        <w:r w:rsidR="00764C22">
          <w:t xml:space="preserve">athways </w:t>
        </w:r>
      </w:ins>
      <w:ins w:id="171" w:author="Kenneth MacLeod (Staff)" w:date="2025-12-04T15:43:00Z" w16du:dateUtc="2025-12-04T15:43:00Z">
        <w:r w:rsidR="00020AEB">
          <w:t xml:space="preserve">containing </w:t>
        </w:r>
      </w:ins>
      <w:ins w:id="172" w:author="Kenneth MacLeod (Staff)" w:date="2025-12-04T15:39:00Z" w16du:dateUtc="2025-12-04T15:39:00Z">
        <w:r w:rsidR="00D9441E">
          <w:t>three or more metabolites fr</w:t>
        </w:r>
      </w:ins>
      <w:ins w:id="173" w:author="Kenneth MacLeod (Staff)" w:date="2025-12-04T15:40:00Z" w16du:dateUtc="2025-12-04T15:40:00Z">
        <w:r w:rsidR="00D9441E">
          <w:t>om the cytochrome b signature.</w:t>
        </w:r>
      </w:ins>
    </w:p>
    <w:p w14:paraId="160309AB" w14:textId="77777777" w:rsidR="001F3E9D" w:rsidRDefault="001F3E9D" w:rsidP="000C6C16">
      <w:pPr>
        <w:spacing w:after="0"/>
        <w:jc w:val="both"/>
        <w:rPr>
          <w:ins w:id="174" w:author="Kenneth MacLeod (Staff)" w:date="2025-12-04T15:32:00Z" w16du:dateUtc="2025-12-04T15:32:00Z"/>
          <w:b/>
          <w:bCs/>
        </w:rPr>
      </w:pPr>
    </w:p>
    <w:p w14:paraId="5DECDECA" w14:textId="15707346" w:rsidR="00DE5609" w:rsidRDefault="00DE5609" w:rsidP="000C6C16">
      <w:pPr>
        <w:spacing w:after="0"/>
        <w:jc w:val="both"/>
      </w:pPr>
      <w:r>
        <w:rPr>
          <w:b/>
          <w:bCs/>
        </w:rPr>
        <w:t xml:space="preserve">Validation of the </w:t>
      </w:r>
      <w:r w:rsidRPr="003426D8">
        <w:rPr>
          <w:b/>
          <w:bCs/>
        </w:rPr>
        <w:t xml:space="preserve">cytochrome </w:t>
      </w:r>
      <w:r w:rsidRPr="00647F61">
        <w:rPr>
          <w:b/>
          <w:bCs/>
          <w:i/>
          <w:iCs/>
        </w:rPr>
        <w:t>b</w:t>
      </w:r>
      <w:r w:rsidRPr="003426D8">
        <w:rPr>
          <w:b/>
          <w:bCs/>
        </w:rPr>
        <w:t xml:space="preserve"> signature</w:t>
      </w:r>
    </w:p>
    <w:p w14:paraId="0BC6DFDF" w14:textId="77777777" w:rsidR="00200196" w:rsidRDefault="00200196" w:rsidP="000C6C16">
      <w:pPr>
        <w:spacing w:after="0"/>
        <w:jc w:val="both"/>
      </w:pPr>
    </w:p>
    <w:p w14:paraId="31378C61" w14:textId="0D6C51A2" w:rsidR="00B15EE3" w:rsidRDefault="00E3245B" w:rsidP="00BA07C5">
      <w:pPr>
        <w:spacing w:after="0"/>
        <w:jc w:val="both"/>
      </w:pPr>
      <w:r>
        <w:lastRenderedPageBreak/>
        <w:t>To validate the cytochrome b signa</w:t>
      </w:r>
      <w:r w:rsidR="009F3D3E">
        <w:t>ture for further use in the identification and triage of compounds acting through this target, cell</w:t>
      </w:r>
      <w:r w:rsidR="00B15EE3">
        <w:t>s</w:t>
      </w:r>
      <w:r w:rsidR="009F3D3E">
        <w:t xml:space="preserve"> were treated</w:t>
      </w:r>
      <w:r w:rsidR="00B15EE3">
        <w:t xml:space="preserve"> in duplicate</w:t>
      </w:r>
      <w:r w:rsidR="009F3D3E">
        <w:t xml:space="preserve"> with s</w:t>
      </w:r>
      <w:r w:rsidR="00E4221D">
        <w:t>ix</w:t>
      </w:r>
      <w:r w:rsidR="00333EAE" w:rsidRPr="00333EAE">
        <w:t xml:space="preserve"> cytochrome </w:t>
      </w:r>
      <w:r w:rsidR="00333EAE" w:rsidRPr="008F2C4D">
        <w:rPr>
          <w:i/>
          <w:iCs/>
        </w:rPr>
        <w:t>b</w:t>
      </w:r>
      <w:r w:rsidR="00333EAE" w:rsidRPr="00333EAE">
        <w:t xml:space="preserve"> inhibitors and 1</w:t>
      </w:r>
      <w:r w:rsidR="00717DA7">
        <w:t>3</w:t>
      </w:r>
      <w:r w:rsidR="00333EAE" w:rsidRPr="00333EAE">
        <w:t xml:space="preserve"> “non-cytochrome </w:t>
      </w:r>
      <w:r w:rsidR="00333EAE" w:rsidRPr="008F2C4D">
        <w:rPr>
          <w:i/>
          <w:iCs/>
        </w:rPr>
        <w:t>b</w:t>
      </w:r>
      <w:r w:rsidR="00333EAE" w:rsidRPr="00333EAE">
        <w:t xml:space="preserve"> inhibitors”</w:t>
      </w:r>
      <w:r w:rsidR="005459C3">
        <w:t xml:space="preserve">, comprising </w:t>
      </w:r>
      <w:r w:rsidR="00717DA7">
        <w:t>2</w:t>
      </w:r>
      <w:r w:rsidR="00BA582F" w:rsidRPr="00BA582F">
        <w:t>×</w:t>
      </w:r>
      <w:r w:rsidR="00333EAE" w:rsidRPr="00333EAE">
        <w:t xml:space="preserve"> untreated cells and 1</w:t>
      </w:r>
      <w:r w:rsidR="00D9778B">
        <w:t>1</w:t>
      </w:r>
      <w:r w:rsidR="00333EAE" w:rsidRPr="00333EAE">
        <w:t xml:space="preserve">x </w:t>
      </w:r>
      <w:r w:rsidR="0027253F">
        <w:t xml:space="preserve">cells treated with </w:t>
      </w:r>
      <w:r w:rsidR="00717DA7">
        <w:t xml:space="preserve">well-characterised </w:t>
      </w:r>
      <w:r w:rsidR="008647D9">
        <w:t xml:space="preserve">compounds </w:t>
      </w:r>
      <w:r w:rsidR="00717DA7">
        <w:t>known to act through other targets</w:t>
      </w:r>
      <w:r w:rsidR="0094591F">
        <w:t xml:space="preserve"> (</w:t>
      </w:r>
      <w:r w:rsidR="0094591F">
        <w:fldChar w:fldCharType="begin"/>
      </w:r>
      <w:r w:rsidR="0094591F">
        <w:instrText xml:space="preserve"> REF _Ref175849552 \h </w:instrText>
      </w:r>
      <w:r w:rsidR="0094591F">
        <w:fldChar w:fldCharType="separate"/>
      </w:r>
      <w:r w:rsidR="00E85430">
        <w:t xml:space="preserve">Table </w:t>
      </w:r>
      <w:r w:rsidR="00E85430">
        <w:rPr>
          <w:noProof/>
        </w:rPr>
        <w:t>3</w:t>
      </w:r>
      <w:r w:rsidR="0094591F">
        <w:fldChar w:fldCharType="end"/>
      </w:r>
      <w:r w:rsidR="0094591F">
        <w:t>)</w:t>
      </w:r>
      <w:r w:rsidR="008647D9">
        <w:t>.</w:t>
      </w:r>
      <w:r w:rsidR="00BD3C31">
        <w:t xml:space="preserve"> </w:t>
      </w:r>
      <w:r w:rsidR="005969A9">
        <w:t>A large proportion of the metabolites identified</w:t>
      </w:r>
      <w:r w:rsidR="005D430D">
        <w:t xml:space="preserve"> in the previous experiment</w:t>
      </w:r>
      <w:del w:id="175" w:author="Kenneth MacLeod (Staff)" w:date="2025-12-03T15:34:00Z" w16du:dateUtc="2025-12-03T15:34:00Z">
        <w:r w:rsidR="005969A9" w:rsidDel="00322592">
          <w:delText xml:space="preserve"> were not observed</w:delText>
        </w:r>
        <w:r w:rsidR="00BD3C31" w:rsidDel="00322592">
          <w:delText xml:space="preserve"> </w:delText>
        </w:r>
      </w:del>
      <w:r w:rsidR="00BD3C31">
        <w:t>–</w:t>
      </w:r>
      <w:r w:rsidR="00333EAE" w:rsidRPr="00333EAE">
        <w:t xml:space="preserve"> </w:t>
      </w:r>
      <w:r w:rsidR="00B15EE3">
        <w:t>3</w:t>
      </w:r>
      <w:ins w:id="176" w:author="Kenneth MacLeod (Staff)" w:date="2025-12-04T10:22:00Z" w16du:dateUtc="2025-12-04T10:22:00Z">
        <w:r w:rsidR="00056FA6">
          <w:t>4</w:t>
        </w:r>
      </w:ins>
      <w:del w:id="177" w:author="Kenneth MacLeod (Staff)" w:date="2025-12-04T10:22:00Z" w16du:dateUtc="2025-12-04T10:22:00Z">
        <w:r w:rsidR="006E234B" w:rsidDel="00056FA6">
          <w:delText>3</w:delText>
        </w:r>
      </w:del>
      <w:r w:rsidR="00333EAE" w:rsidRPr="00333EAE">
        <w:t xml:space="preserve"> of the original 7</w:t>
      </w:r>
      <w:r w:rsidR="00CE5B94">
        <w:t>9</w:t>
      </w:r>
      <w:r w:rsidR="0019006C">
        <w:t xml:space="preserve"> </w:t>
      </w:r>
      <w:r w:rsidR="00BD3C31">
        <w:t xml:space="preserve">– </w:t>
      </w:r>
      <w:ins w:id="178" w:author="Kenneth MacLeod (Staff)" w:date="2025-12-03T15:34:00Z" w16du:dateUtc="2025-12-03T15:34:00Z">
        <w:r w:rsidR="00322592">
          <w:t xml:space="preserve">were not observed. </w:t>
        </w:r>
      </w:ins>
      <w:ins w:id="179" w:author="Kenneth MacLeod (Staff)" w:date="2025-12-03T15:35:00Z" w16du:dateUtc="2025-12-03T15:35:00Z">
        <w:r w:rsidR="00F84DEE">
          <w:t xml:space="preserve">In </w:t>
        </w:r>
        <w:proofErr w:type="gramStart"/>
        <w:r w:rsidR="00F84DEE">
          <w:t>t</w:t>
        </w:r>
        <w:r w:rsidR="006E2FF6">
          <w:rPr>
            <w:color w:val="EE0000"/>
          </w:rPr>
          <w:t>he majority of</w:t>
        </w:r>
        <w:proofErr w:type="gramEnd"/>
        <w:r w:rsidR="006E2FF6">
          <w:rPr>
            <w:color w:val="EE0000"/>
          </w:rPr>
          <w:t xml:space="preserve"> </w:t>
        </w:r>
        <w:r w:rsidR="00F84DEE">
          <w:rPr>
            <w:color w:val="EE0000"/>
          </w:rPr>
          <w:t>cases this was due to their being of</w:t>
        </w:r>
        <w:r w:rsidR="006E2FF6">
          <w:rPr>
            <w:color w:val="EE0000"/>
          </w:rPr>
          <w:t xml:space="preserve"> </w:t>
        </w:r>
      </w:ins>
      <w:ins w:id="180" w:author="Kenneth MacLeod (Staff)" w:date="2025-12-04T10:20:00Z" w16du:dateUtc="2025-12-04T10:20:00Z">
        <w:r w:rsidR="00CD6273">
          <w:rPr>
            <w:color w:val="EE0000"/>
          </w:rPr>
          <w:t xml:space="preserve">relatively </w:t>
        </w:r>
      </w:ins>
      <w:ins w:id="181" w:author="Kenneth MacLeod (Staff)" w:date="2025-12-03T15:35:00Z" w16du:dateUtc="2025-12-03T15:35:00Z">
        <w:r w:rsidR="006E2FF6">
          <w:rPr>
            <w:color w:val="EE0000"/>
          </w:rPr>
          <w:t>low abundance</w:t>
        </w:r>
      </w:ins>
      <w:ins w:id="182" w:author="Kenneth MacLeod (Staff)" w:date="2025-12-04T10:28:00Z" w16du:dateUtc="2025-12-04T10:28:00Z">
        <w:r w:rsidR="00F55818">
          <w:rPr>
            <w:color w:val="EE0000"/>
          </w:rPr>
          <w:t>,</w:t>
        </w:r>
      </w:ins>
      <w:ins w:id="183" w:author="Kenneth MacLeod (Staff)" w:date="2025-12-04T10:27:00Z" w16du:dateUtc="2025-12-04T10:27:00Z">
        <w:r w:rsidR="00176F58">
          <w:rPr>
            <w:color w:val="EE0000"/>
          </w:rPr>
          <w:t xml:space="preserve"> as </w:t>
        </w:r>
      </w:ins>
      <w:ins w:id="184" w:author="Kenneth MacLeod (Staff)" w:date="2025-12-04T10:24:00Z" w16du:dateUtc="2025-12-04T10:24:00Z">
        <w:r w:rsidR="00674A8A">
          <w:rPr>
            <w:color w:val="EE0000"/>
          </w:rPr>
          <w:t>evi</w:t>
        </w:r>
      </w:ins>
      <w:ins w:id="185" w:author="Kenneth MacLeod (Staff)" w:date="2025-12-04T10:25:00Z" w16du:dateUtc="2025-12-04T10:25:00Z">
        <w:r w:rsidR="00674A8A">
          <w:rPr>
            <w:color w:val="EE0000"/>
          </w:rPr>
          <w:t xml:space="preserve">denced by </w:t>
        </w:r>
      </w:ins>
      <w:ins w:id="186" w:author="Kenneth MacLeod (Staff)" w:date="2025-12-04T10:27:00Z" w16du:dateUtc="2025-12-04T10:27:00Z">
        <w:r w:rsidR="00176F58">
          <w:rPr>
            <w:color w:val="EE0000"/>
          </w:rPr>
          <w:t>general</w:t>
        </w:r>
      </w:ins>
      <w:ins w:id="187" w:author="Kenneth MacLeod (Staff)" w:date="2025-12-04T10:28:00Z" w16du:dateUtc="2025-12-04T10:28:00Z">
        <w:r w:rsidR="00176F58">
          <w:rPr>
            <w:color w:val="EE0000"/>
          </w:rPr>
          <w:t xml:space="preserve">ly </w:t>
        </w:r>
      </w:ins>
      <w:ins w:id="188" w:author="Kenneth MacLeod (Staff)" w:date="2025-12-04T10:25:00Z" w16du:dateUtc="2025-12-04T10:25:00Z">
        <w:r w:rsidR="00596B92">
          <w:rPr>
            <w:color w:val="EE0000"/>
          </w:rPr>
          <w:t>lower maximum peak area</w:t>
        </w:r>
      </w:ins>
      <w:ins w:id="189" w:author="Kenneth MacLeod (Staff)" w:date="2025-12-04T10:26:00Z" w16du:dateUtc="2025-12-04T10:26:00Z">
        <w:r w:rsidR="007760B6">
          <w:rPr>
            <w:color w:val="EE0000"/>
          </w:rPr>
          <w:t xml:space="preserve"> and higher </w:t>
        </w:r>
      </w:ins>
      <w:ins w:id="190" w:author="Kenneth MacLeod (Staff)" w:date="2025-12-04T10:28:00Z" w16du:dateUtc="2025-12-04T10:28:00Z">
        <w:r w:rsidR="007A146C">
          <w:rPr>
            <w:color w:val="EE0000"/>
          </w:rPr>
          <w:t>relative standard deviation of peak area across QC injection</w:t>
        </w:r>
      </w:ins>
      <w:ins w:id="191" w:author="Kenneth MacLeod (Staff)" w:date="2025-12-04T10:30:00Z" w16du:dateUtc="2025-12-04T10:30:00Z">
        <w:r w:rsidR="00E54514">
          <w:rPr>
            <w:color w:val="EE0000"/>
          </w:rPr>
          <w:t>s (Supplementary Table 1)</w:t>
        </w:r>
      </w:ins>
      <w:ins w:id="192" w:author="Kenneth MacLeod (Staff)" w:date="2025-12-04T10:28:00Z" w16du:dateUtc="2025-12-04T10:28:00Z">
        <w:r w:rsidR="00F55818">
          <w:rPr>
            <w:color w:val="EE0000"/>
          </w:rPr>
          <w:t>. C</w:t>
        </w:r>
      </w:ins>
      <w:ins w:id="193" w:author="Kenneth MacLeod (Staff)" w:date="2025-12-04T10:27:00Z" w16du:dateUtc="2025-12-04T10:27:00Z">
        <w:r w:rsidR="00176F58">
          <w:rPr>
            <w:color w:val="EE0000"/>
          </w:rPr>
          <w:t>onsequently</w:t>
        </w:r>
      </w:ins>
      <w:ins w:id="194" w:author="Kenneth MacLeod (Staff)" w:date="2025-12-04T10:30:00Z" w16du:dateUtc="2025-12-04T10:30:00Z">
        <w:r w:rsidR="00F65E73">
          <w:rPr>
            <w:color w:val="EE0000"/>
          </w:rPr>
          <w:t>,</w:t>
        </w:r>
      </w:ins>
      <w:ins w:id="195" w:author="Kenneth MacLeod (Staff)" w:date="2025-12-04T10:27:00Z" w16du:dateUtc="2025-12-04T10:27:00Z">
        <w:r w:rsidR="00176F58">
          <w:rPr>
            <w:color w:val="EE0000"/>
          </w:rPr>
          <w:t xml:space="preserve"> </w:t>
        </w:r>
      </w:ins>
      <w:ins w:id="196" w:author="Kenneth MacLeod (Staff)" w:date="2025-12-04T10:28:00Z" w16du:dateUtc="2025-12-04T10:28:00Z">
        <w:r w:rsidR="00F55818">
          <w:rPr>
            <w:color w:val="EE0000"/>
          </w:rPr>
          <w:t>man</w:t>
        </w:r>
      </w:ins>
      <w:ins w:id="197" w:author="Kenneth MacLeod (Staff)" w:date="2025-12-04T10:29:00Z" w16du:dateUtc="2025-12-04T10:29:00Z">
        <w:r w:rsidR="00F55818">
          <w:rPr>
            <w:color w:val="EE0000"/>
          </w:rPr>
          <w:t xml:space="preserve">y of these </w:t>
        </w:r>
      </w:ins>
      <w:ins w:id="198" w:author="Kenneth MacLeod (Staff)" w:date="2025-12-04T10:30:00Z" w16du:dateUtc="2025-12-04T10:30:00Z">
        <w:r w:rsidR="00F65E73">
          <w:rPr>
            <w:color w:val="EE0000"/>
          </w:rPr>
          <w:t>features</w:t>
        </w:r>
      </w:ins>
      <w:ins w:id="199" w:author="Kenneth MacLeod (Staff)" w:date="2025-12-04T10:29:00Z" w16du:dateUtc="2025-12-04T10:29:00Z">
        <w:r w:rsidR="00F55818">
          <w:rPr>
            <w:color w:val="EE0000"/>
          </w:rPr>
          <w:t xml:space="preserve"> did not meet </w:t>
        </w:r>
        <w:r w:rsidR="00D3155B">
          <w:rPr>
            <w:color w:val="EE0000"/>
          </w:rPr>
          <w:t xml:space="preserve">processing method </w:t>
        </w:r>
      </w:ins>
      <w:ins w:id="200" w:author="Kenneth MacLeod (Staff)" w:date="2025-12-04T10:27:00Z" w16du:dateUtc="2025-12-04T10:27:00Z">
        <w:r w:rsidR="00176F58">
          <w:rPr>
            <w:color w:val="EE0000"/>
          </w:rPr>
          <w:t>acceptance criteria</w:t>
        </w:r>
      </w:ins>
      <w:ins w:id="201" w:author="Kenneth MacLeod (Staff)" w:date="2025-12-03T15:35:00Z" w16du:dateUtc="2025-12-03T15:35:00Z">
        <w:r w:rsidR="006E2FF6">
          <w:rPr>
            <w:color w:val="EE0000"/>
          </w:rPr>
          <w:t xml:space="preserve">. The remainder were </w:t>
        </w:r>
      </w:ins>
      <w:ins w:id="202" w:author="Kenneth MacLeod (Staff)" w:date="2025-12-03T15:54:00Z" w16du:dateUtc="2025-12-03T15:54:00Z">
        <w:r w:rsidR="004E2F29">
          <w:rPr>
            <w:color w:val="EE0000"/>
          </w:rPr>
          <w:t>missed</w:t>
        </w:r>
      </w:ins>
      <w:ins w:id="203" w:author="Kenneth MacLeod (Staff)" w:date="2025-12-03T15:35:00Z" w16du:dateUtc="2025-12-03T15:35:00Z">
        <w:r w:rsidR="006E2FF6">
          <w:rPr>
            <w:color w:val="EE0000"/>
          </w:rPr>
          <w:t xml:space="preserve"> due to their fa</w:t>
        </w:r>
      </w:ins>
      <w:ins w:id="204" w:author="Kenneth MacLeod (Staff)" w:date="2025-12-03T15:55:00Z" w16du:dateUtc="2025-12-03T15:55:00Z">
        <w:r w:rsidR="00AA6818">
          <w:rPr>
            <w:color w:val="EE0000"/>
          </w:rPr>
          <w:t>i</w:t>
        </w:r>
      </w:ins>
      <w:ins w:id="205" w:author="Kenneth MacLeod (Staff)" w:date="2025-12-03T15:35:00Z" w16du:dateUtc="2025-12-03T15:35:00Z">
        <w:r w:rsidR="006E2FF6">
          <w:rPr>
            <w:color w:val="EE0000"/>
          </w:rPr>
          <w:t xml:space="preserve">ling </w:t>
        </w:r>
      </w:ins>
      <w:ins w:id="206" w:author="Kenneth MacLeod (Staff)" w:date="2025-12-03T15:55:00Z" w16du:dateUtc="2025-12-03T15:55:00Z">
        <w:r w:rsidR="00AA6818">
          <w:rPr>
            <w:color w:val="EE0000"/>
          </w:rPr>
          <w:t>acceptance</w:t>
        </w:r>
      </w:ins>
      <w:ins w:id="207" w:author="Kenneth MacLeod (Staff)" w:date="2025-12-03T15:35:00Z" w16du:dateUtc="2025-12-03T15:35:00Z">
        <w:r w:rsidR="006E2FF6">
          <w:rPr>
            <w:color w:val="EE0000"/>
          </w:rPr>
          <w:t xml:space="preserve"> criteria for retention time or mass accuracy</w:t>
        </w:r>
      </w:ins>
      <w:ins w:id="208" w:author="Kenneth MacLeod (Staff)" w:date="2025-12-03T15:56:00Z" w16du:dateUtc="2025-12-03T15:56:00Z">
        <w:r w:rsidR="00141DC8">
          <w:rPr>
            <w:color w:val="EE0000"/>
          </w:rPr>
          <w:t xml:space="preserve"> or, </w:t>
        </w:r>
      </w:ins>
      <w:ins w:id="209" w:author="Kenneth MacLeod (Staff)" w:date="2025-12-03T15:57:00Z" w16du:dateUtc="2025-12-03T15:57:00Z">
        <w:r w:rsidR="00141DC8">
          <w:rPr>
            <w:color w:val="EE0000"/>
          </w:rPr>
          <w:t xml:space="preserve">for a couple of level D metabolites, because a </w:t>
        </w:r>
      </w:ins>
      <w:ins w:id="210" w:author="Kenneth MacLeod (Staff)" w:date="2025-12-03T15:35:00Z" w16du:dateUtc="2025-12-03T15:35:00Z">
        <w:r w:rsidR="006E2FF6">
          <w:rPr>
            <w:color w:val="EE0000"/>
          </w:rPr>
          <w:t xml:space="preserve">slight difference in m/z led to </w:t>
        </w:r>
      </w:ins>
      <w:ins w:id="211" w:author="Kenneth MacLeod (Staff)" w:date="2025-12-03T15:56:00Z" w16du:dateUtc="2025-12-03T15:56:00Z">
        <w:r w:rsidR="004F1529">
          <w:rPr>
            <w:color w:val="EE0000"/>
          </w:rPr>
          <w:t xml:space="preserve">assignation of an alternative </w:t>
        </w:r>
      </w:ins>
      <w:ins w:id="212" w:author="Kenneth MacLeod (Staff)" w:date="2025-12-03T15:35:00Z" w16du:dateUtc="2025-12-03T15:35:00Z">
        <w:r w:rsidR="006E2FF6">
          <w:rPr>
            <w:color w:val="EE0000"/>
          </w:rPr>
          <w:t>putative molecular formulae</w:t>
        </w:r>
      </w:ins>
      <w:ins w:id="213" w:author="Kenneth MacLeod (Staff)" w:date="2025-12-03T15:56:00Z" w16du:dateUtc="2025-12-03T15:56:00Z">
        <w:r w:rsidR="00B17980">
          <w:rPr>
            <w:color w:val="EE0000"/>
          </w:rPr>
          <w:t xml:space="preserve"> from that given in the previous analysis</w:t>
        </w:r>
      </w:ins>
      <w:ins w:id="214" w:author="Kenneth MacLeod (Staff)" w:date="2025-12-03T15:35:00Z" w16du:dateUtc="2025-12-03T15:35:00Z">
        <w:r w:rsidR="006E2FF6">
          <w:rPr>
            <w:color w:val="EE0000"/>
          </w:rPr>
          <w:t xml:space="preserve">. </w:t>
        </w:r>
      </w:ins>
      <w:r w:rsidR="00BD3C31">
        <w:t>but</w:t>
      </w:r>
      <w:r w:rsidR="005D430D">
        <w:t xml:space="preserve"> PCA using</w:t>
      </w:r>
      <w:r w:rsidR="00BD3C31">
        <w:t xml:space="preserve"> </w:t>
      </w:r>
      <w:r w:rsidR="0094591F">
        <w:t>this</w:t>
      </w:r>
      <w:r w:rsidR="0019006C">
        <w:t xml:space="preserve"> subset </w:t>
      </w:r>
      <w:r w:rsidR="00717DA7">
        <w:t xml:space="preserve">of metabolites </w:t>
      </w:r>
      <w:r w:rsidR="0094591F">
        <w:t>nonetheless</w:t>
      </w:r>
      <w:r w:rsidR="0019006C">
        <w:t xml:space="preserve"> allowed</w:t>
      </w:r>
      <w:r w:rsidR="00333EAE" w:rsidRPr="00333EAE">
        <w:t xml:space="preserve"> clear separation of cytochrome </w:t>
      </w:r>
      <w:r w:rsidR="00333EAE" w:rsidRPr="00AA27B1">
        <w:rPr>
          <w:i/>
          <w:iCs/>
        </w:rPr>
        <w:t>b</w:t>
      </w:r>
      <w:r w:rsidR="00333EAE" w:rsidRPr="00333EAE">
        <w:t xml:space="preserve"> inhibitors from </w:t>
      </w:r>
      <w:r w:rsidR="00AA27B1">
        <w:t xml:space="preserve">almost all </w:t>
      </w:r>
      <w:r w:rsidR="00333EAE" w:rsidRPr="00333EAE">
        <w:t>other treatments (</w:t>
      </w:r>
      <w:r w:rsidR="00D04ED0">
        <w:fldChar w:fldCharType="begin"/>
      </w:r>
      <w:r w:rsidR="00D04ED0">
        <w:instrText xml:space="preserve"> REF _Ref171690058 \h </w:instrText>
      </w:r>
      <w:r w:rsidR="00D04ED0">
        <w:fldChar w:fldCharType="separate"/>
      </w:r>
      <w:r w:rsidR="00E85430">
        <w:t xml:space="preserve">Figure </w:t>
      </w:r>
      <w:r w:rsidR="00E85430">
        <w:rPr>
          <w:noProof/>
        </w:rPr>
        <w:t>3</w:t>
      </w:r>
      <w:r w:rsidR="00D04ED0">
        <w:fldChar w:fldCharType="end"/>
      </w:r>
      <w:r w:rsidR="00333EAE" w:rsidRPr="00333EAE">
        <w:t>).</w:t>
      </w:r>
      <w:r w:rsidR="00B15EE3">
        <w:t xml:space="preserve"> Duplicate </w:t>
      </w:r>
      <w:r w:rsidR="00657DFB">
        <w:t xml:space="preserve">biological </w:t>
      </w:r>
      <w:r w:rsidR="00B15EE3">
        <w:t>samples generally clustered closely together, indicating a high degree o</w:t>
      </w:r>
      <w:r w:rsidR="00657DFB">
        <w:t>f rep</w:t>
      </w:r>
      <w:r w:rsidR="00B15EE3">
        <w:t xml:space="preserve">roducibility. Two QC pools were prepared, one from sample set </w:t>
      </w:r>
      <w:r w:rsidR="00717DA7">
        <w:t>“</w:t>
      </w:r>
      <w:r w:rsidR="00B15EE3">
        <w:t>a</w:t>
      </w:r>
      <w:r w:rsidR="00717DA7">
        <w:t>”</w:t>
      </w:r>
      <w:r w:rsidR="00B15EE3">
        <w:t xml:space="preserve"> and the other from sample set </w:t>
      </w:r>
      <w:r w:rsidR="00717DA7">
        <w:t>“</w:t>
      </w:r>
      <w:r w:rsidR="00B15EE3">
        <w:t>b</w:t>
      </w:r>
      <w:r w:rsidR="00717DA7">
        <w:t>”</w:t>
      </w:r>
      <w:r w:rsidR="00B15EE3">
        <w:t>. There was some separation of these on principal component 1, indicating a degree of variability in the method, but th</w:t>
      </w:r>
      <w:r w:rsidR="00717DA7">
        <w:t>is did not impede the clear separation of experimental groups.</w:t>
      </w:r>
    </w:p>
    <w:p w14:paraId="1C29FC6B" w14:textId="77777777" w:rsidR="00B15EE3" w:rsidRDefault="00B15EE3" w:rsidP="00BA07C5">
      <w:pPr>
        <w:spacing w:after="0"/>
        <w:jc w:val="both"/>
      </w:pPr>
    </w:p>
    <w:p w14:paraId="73650B20" w14:textId="46F3BB2C" w:rsidR="0054537E" w:rsidRDefault="00BA07C5" w:rsidP="009865D9">
      <w:pPr>
        <w:spacing w:after="0"/>
        <w:jc w:val="both"/>
      </w:pPr>
      <w:r w:rsidRPr="00333EAE">
        <w:t xml:space="preserve">Notably, two </w:t>
      </w:r>
      <w:r>
        <w:t xml:space="preserve">of the compounds tested </w:t>
      </w:r>
      <w:r w:rsidRPr="00333EAE">
        <w:t xml:space="preserve">in this </w:t>
      </w:r>
      <w:r>
        <w:t xml:space="preserve">validation experiment </w:t>
      </w:r>
      <w:r w:rsidRPr="00333EAE">
        <w:t xml:space="preserve">disrupted oxidative phosphorylation through mechanisms other than cytochrome </w:t>
      </w:r>
      <w:r w:rsidRPr="00AA27B1">
        <w:rPr>
          <w:i/>
          <w:iCs/>
        </w:rPr>
        <w:t>b</w:t>
      </w:r>
      <w:r w:rsidRPr="00333EAE">
        <w:t xml:space="preserve"> inhibition;</w:t>
      </w:r>
      <w:r w:rsidRPr="000F70AA">
        <w:t xml:space="preserve"> </w:t>
      </w:r>
      <w:r w:rsidRPr="00333EAE">
        <w:t>oligomycin A is an ATP synthase inhibitor</w:t>
      </w:r>
      <w:r w:rsidR="00C6268E">
        <w:t xml:space="preserve"> </w:t>
      </w:r>
      <w:r w:rsidR="00C6268E">
        <w:fldChar w:fldCharType="begin" w:fldLock="1"/>
      </w:r>
      <w:r w:rsidR="009545A3">
        <w:instrText>ADDIN CSL_CITATION {"citationItems":[{"id":"ITEM-1","itemData":{"author":[{"dropping-particle":"","family":"Lardy","given":"H.A.","non-dropping-particle":"","parse-names":false,"suffix":""},{"dropping-particle":"","family":"Johnson","given":"D.","non-dropping-particle":"","parse-names":false,"suffix":""},{"dropping-particle":"","family":"McMurray","given":"W.C.","non-dropping-particle":"","parse-names":false,"suffix":""}],"container-title":"Archives of Biochemistry and Biophysics","id":"ITEM-1","issue":"2","issued":{"date-parts":[["1958"]]},"page":"587-597","title":"Antibiotics as tools for metabolic studies. I. A survey of toxic antibiotics in respiratory, phosphorylative and glycolytic systems","type":"article-journal","volume":"78"},"uris":["http://www.mendeley.com/documents/?uuid=bddae759-bdcb-4c44-972d-59f862aa2db5"]}],"mendeley":{"formattedCitation":"(34)","plainTextFormattedCitation":"(34)","previouslyFormattedCitation":"(34)"},"properties":{"noteIndex":0},"schema":"https://github.com/citation-style-language/schema/raw/master/csl-citation.json"}</w:instrText>
      </w:r>
      <w:r w:rsidR="00C6268E">
        <w:fldChar w:fldCharType="separate"/>
      </w:r>
      <w:r w:rsidR="009D1926" w:rsidRPr="009D1926">
        <w:rPr>
          <w:noProof/>
        </w:rPr>
        <w:t>(34)</w:t>
      </w:r>
      <w:r w:rsidR="00C6268E">
        <w:fldChar w:fldCharType="end"/>
      </w:r>
      <w:r>
        <w:t xml:space="preserve"> and</w:t>
      </w:r>
      <w:r w:rsidRPr="00333EAE">
        <w:t xml:space="preserve"> 2,4-dinitrophenol is a protonophore</w:t>
      </w:r>
      <w:r w:rsidR="005F136D">
        <w:t xml:space="preserve"> </w:t>
      </w:r>
      <w:r w:rsidR="005F136D">
        <w:fldChar w:fldCharType="begin" w:fldLock="1"/>
      </w:r>
      <w:r w:rsidR="009545A3">
        <w:instrText>ADDIN CSL_CITATION {"citationItems":[{"id":"ITEM-1","itemData":{"DOI":"10.1016/0014-5793(68)80008-0","ISSN":"00145793","author":[{"dropping-particle":"","family":"Karlish","given":"S. J.D.","non-dropping-particle":"","parse-names":false,"suffix":""},{"dropping-particle":"","family":"Avron","given":"M.","non-dropping-particle":"","parse-names":false,"suffix":""}],"container-title":"FEBS Letters","id":"ITEM-1","issue":"1","issued":{"date-parts":[["1968"]]},"page":"21-24","title":"Dinitrophenol and valinomycin as uncouplers in isolated chloroplasts","type":"article-journal","volume":"1"},"uris":["http://www.mendeley.com/documents/?uuid=2b476b83-1562-49fd-85cc-265dd7462d11"]}],"mendeley":{"formattedCitation":"(35)","plainTextFormattedCitation":"(35)","previouslyFormattedCitation":"(35)"},"properties":{"noteIndex":0},"schema":"https://github.com/citation-style-language/schema/raw/master/csl-citation.json"}</w:instrText>
      </w:r>
      <w:r w:rsidR="005F136D">
        <w:fldChar w:fldCharType="separate"/>
      </w:r>
      <w:r w:rsidR="009D1926" w:rsidRPr="009D1926">
        <w:rPr>
          <w:noProof/>
        </w:rPr>
        <w:t>(35)</w:t>
      </w:r>
      <w:r w:rsidR="005F136D">
        <w:fldChar w:fldCharType="end"/>
      </w:r>
      <w:r>
        <w:t xml:space="preserve">. </w:t>
      </w:r>
      <w:r w:rsidRPr="00333EAE">
        <w:t xml:space="preserve">Samples from </w:t>
      </w:r>
      <w:r w:rsidRPr="00AA27B1">
        <w:rPr>
          <w:i/>
          <w:iCs/>
        </w:rPr>
        <w:t>T. cruzi</w:t>
      </w:r>
      <w:r w:rsidRPr="00333EAE">
        <w:t xml:space="preserve"> treated with these two compounds were observed in </w:t>
      </w:r>
      <w:r w:rsidR="0053595E">
        <w:t xml:space="preserve">a </w:t>
      </w:r>
      <w:r w:rsidRPr="00333EAE">
        <w:t xml:space="preserve">distinct region of the PCA plot, separate from the cytochrome </w:t>
      </w:r>
      <w:r w:rsidRPr="00932241">
        <w:rPr>
          <w:i/>
          <w:iCs/>
        </w:rPr>
        <w:t>b</w:t>
      </w:r>
      <w:r w:rsidRPr="00333EAE">
        <w:t xml:space="preserve"> inhibitor and “non-cytochrome </w:t>
      </w:r>
      <w:r w:rsidRPr="00932241">
        <w:rPr>
          <w:i/>
          <w:iCs/>
        </w:rPr>
        <w:t>b</w:t>
      </w:r>
      <w:r w:rsidRPr="00333EAE">
        <w:t xml:space="preserve"> inhibitor” group</w:t>
      </w:r>
      <w:r>
        <w:t>s</w:t>
      </w:r>
      <w:r w:rsidRPr="00333EAE">
        <w:t>.</w:t>
      </w:r>
      <w:r w:rsidR="00907092">
        <w:t xml:space="preserve"> </w:t>
      </w:r>
      <w:r w:rsidR="00907092" w:rsidRPr="00907092">
        <w:t xml:space="preserve">The primary effect of compounds targeting </w:t>
      </w:r>
      <w:r w:rsidR="00D94535">
        <w:t>cytochrome</w:t>
      </w:r>
      <w:r w:rsidR="00907092" w:rsidRPr="00907092">
        <w:t xml:space="preserve"> b is inhibition of the ETC and proton export from the mitochondrion; the secondary effect is inhibition of ATP synthase as the mitochondrial membrane potential depletes.</w:t>
      </w:r>
      <w:r w:rsidR="00D94535">
        <w:t xml:space="preserve"> </w:t>
      </w:r>
      <w:r w:rsidR="00C9159B">
        <w:t>The opposite is the case for o</w:t>
      </w:r>
      <w:r w:rsidR="00907092" w:rsidRPr="00907092">
        <w:t>ligomycin A</w:t>
      </w:r>
      <w:r w:rsidR="005B4A66">
        <w:t xml:space="preserve">, and </w:t>
      </w:r>
      <w:r w:rsidR="00907092" w:rsidRPr="00907092">
        <w:t xml:space="preserve">DNP inhibits ATP </w:t>
      </w:r>
      <w:r w:rsidR="00907092" w:rsidRPr="00907092">
        <w:lastRenderedPageBreak/>
        <w:t>synthase by importing protons to the mitochondrion</w:t>
      </w:r>
      <w:r w:rsidR="0053595E">
        <w:t>,</w:t>
      </w:r>
      <w:r w:rsidR="00907092" w:rsidRPr="00907092">
        <w:t xml:space="preserve"> </w:t>
      </w:r>
      <w:r w:rsidR="00C63886">
        <w:t>leaving the E</w:t>
      </w:r>
      <w:r w:rsidR="00907092" w:rsidRPr="00907092">
        <w:t xml:space="preserve">TC </w:t>
      </w:r>
      <w:r w:rsidR="00257B44">
        <w:t>relatively undisturbed</w:t>
      </w:r>
      <w:r w:rsidR="00907092" w:rsidRPr="00907092">
        <w:t xml:space="preserve">. </w:t>
      </w:r>
      <w:r w:rsidR="00D427CF">
        <w:t>Hence, a</w:t>
      </w:r>
      <w:r w:rsidR="002E671A">
        <w:t xml:space="preserve">s </w:t>
      </w:r>
      <w:proofErr w:type="gramStart"/>
      <w:r w:rsidR="002E671A">
        <w:t>both of these</w:t>
      </w:r>
      <w:proofErr w:type="gramEnd"/>
      <w:r w:rsidR="002E671A">
        <w:t xml:space="preserve"> compounds </w:t>
      </w:r>
      <w:r w:rsidR="00D427CF">
        <w:t xml:space="preserve">may be </w:t>
      </w:r>
      <w:r w:rsidR="00B5383C">
        <w:t>expected to exert</w:t>
      </w:r>
      <w:r w:rsidR="006D14DC">
        <w:t xml:space="preserve"> </w:t>
      </w:r>
      <w:r w:rsidR="00B5383C">
        <w:t xml:space="preserve">a </w:t>
      </w:r>
      <w:r w:rsidR="002E671A" w:rsidRPr="00907092">
        <w:t>lesser e</w:t>
      </w:r>
      <w:r w:rsidR="00D427CF">
        <w:t>ffect on the ETC than cytochrome b inhibitors</w:t>
      </w:r>
      <w:r w:rsidR="006D14DC">
        <w:t>, yet nonetheless disrupt mitochondrial function</w:t>
      </w:r>
      <w:r w:rsidR="00D427CF">
        <w:t xml:space="preserve">, </w:t>
      </w:r>
      <w:r w:rsidR="00A30F02">
        <w:t xml:space="preserve">this may explain why they </w:t>
      </w:r>
      <w:r w:rsidR="001228BD">
        <w:t>cluster together during PCA</w:t>
      </w:r>
      <w:r w:rsidR="00CB25CC">
        <w:t>.</w:t>
      </w:r>
    </w:p>
    <w:p w14:paraId="3960C59D" w14:textId="77777777" w:rsidR="00F81E99" w:rsidRDefault="00F81E99" w:rsidP="000C6C16">
      <w:pPr>
        <w:spacing w:after="0"/>
        <w:jc w:val="both"/>
      </w:pPr>
    </w:p>
    <w:tbl>
      <w:tblPr>
        <w:tblStyle w:val="TableGrid"/>
        <w:tblW w:w="9036" w:type="dxa"/>
        <w:tblLayout w:type="fixed"/>
        <w:tblLook w:val="04A0" w:firstRow="1" w:lastRow="0" w:firstColumn="1" w:lastColumn="0" w:noHBand="0" w:noVBand="1"/>
      </w:tblPr>
      <w:tblGrid>
        <w:gridCol w:w="1975"/>
        <w:gridCol w:w="572"/>
        <w:gridCol w:w="2126"/>
        <w:gridCol w:w="1418"/>
        <w:gridCol w:w="850"/>
        <w:gridCol w:w="652"/>
        <w:gridCol w:w="1443"/>
      </w:tblGrid>
      <w:tr w:rsidR="00D53B51" w:rsidRPr="00CF01E2" w14:paraId="0F642576" w14:textId="77777777" w:rsidTr="00717DA7">
        <w:trPr>
          <w:trHeight w:val="243"/>
        </w:trPr>
        <w:tc>
          <w:tcPr>
            <w:tcW w:w="1975" w:type="dxa"/>
            <w:vMerge w:val="restart"/>
          </w:tcPr>
          <w:p w14:paraId="14FC4EDD" w14:textId="43CD3AD7" w:rsidR="00D53B51" w:rsidRPr="00CF01E2" w:rsidRDefault="00D53B51" w:rsidP="0052287D">
            <w:pPr>
              <w:spacing w:line="240" w:lineRule="auto"/>
              <w:jc w:val="both"/>
              <w:rPr>
                <w:b/>
                <w:bCs/>
                <w:sz w:val="16"/>
                <w:szCs w:val="16"/>
              </w:rPr>
            </w:pPr>
            <w:r w:rsidRPr="00CF01E2">
              <w:rPr>
                <w:b/>
                <w:bCs/>
                <w:sz w:val="16"/>
                <w:szCs w:val="16"/>
              </w:rPr>
              <w:t>Compound</w:t>
            </w:r>
          </w:p>
        </w:tc>
        <w:tc>
          <w:tcPr>
            <w:tcW w:w="572" w:type="dxa"/>
            <w:vMerge w:val="restart"/>
          </w:tcPr>
          <w:p w14:paraId="16DEDEFA" w14:textId="66C4441C" w:rsidR="00D53B51" w:rsidRPr="00CF01E2" w:rsidRDefault="00D53B51" w:rsidP="0052287D">
            <w:pPr>
              <w:spacing w:line="240" w:lineRule="auto"/>
              <w:jc w:val="both"/>
              <w:rPr>
                <w:b/>
                <w:bCs/>
                <w:sz w:val="16"/>
                <w:szCs w:val="16"/>
              </w:rPr>
            </w:pPr>
            <w:r w:rsidRPr="00CF01E2">
              <w:rPr>
                <w:b/>
                <w:bCs/>
                <w:sz w:val="16"/>
                <w:szCs w:val="16"/>
              </w:rPr>
              <w:t>ID</w:t>
            </w:r>
          </w:p>
        </w:tc>
        <w:tc>
          <w:tcPr>
            <w:tcW w:w="2126" w:type="dxa"/>
            <w:vMerge w:val="restart"/>
          </w:tcPr>
          <w:p w14:paraId="392B1986" w14:textId="60B4E5C0" w:rsidR="00D53B51" w:rsidRPr="00CF01E2" w:rsidRDefault="00D53B51" w:rsidP="0052287D">
            <w:pPr>
              <w:spacing w:line="240" w:lineRule="auto"/>
              <w:jc w:val="both"/>
              <w:rPr>
                <w:b/>
                <w:bCs/>
                <w:sz w:val="16"/>
                <w:szCs w:val="16"/>
              </w:rPr>
            </w:pPr>
            <w:r w:rsidRPr="00CF01E2">
              <w:rPr>
                <w:b/>
                <w:bCs/>
                <w:sz w:val="16"/>
                <w:szCs w:val="16"/>
              </w:rPr>
              <w:t>Target</w:t>
            </w:r>
          </w:p>
        </w:tc>
        <w:tc>
          <w:tcPr>
            <w:tcW w:w="1418" w:type="dxa"/>
            <w:vMerge w:val="restart"/>
          </w:tcPr>
          <w:p w14:paraId="457EE95E" w14:textId="6200121D" w:rsidR="00D53B51" w:rsidRPr="00CF01E2" w:rsidRDefault="00D53B51" w:rsidP="0052287D">
            <w:pPr>
              <w:spacing w:line="240" w:lineRule="auto"/>
              <w:jc w:val="both"/>
              <w:rPr>
                <w:b/>
                <w:bCs/>
                <w:sz w:val="16"/>
                <w:szCs w:val="16"/>
              </w:rPr>
            </w:pPr>
            <w:r w:rsidRPr="00CF01E2">
              <w:rPr>
                <w:b/>
                <w:bCs/>
                <w:sz w:val="16"/>
                <w:szCs w:val="16"/>
              </w:rPr>
              <w:t>EC</w:t>
            </w:r>
            <w:r w:rsidRPr="00CF01E2">
              <w:rPr>
                <w:b/>
                <w:bCs/>
                <w:sz w:val="16"/>
                <w:szCs w:val="16"/>
                <w:vertAlign w:val="subscript"/>
              </w:rPr>
              <w:t>50</w:t>
            </w:r>
            <w:r w:rsidRPr="00CF01E2">
              <w:rPr>
                <w:b/>
                <w:bCs/>
                <w:sz w:val="16"/>
                <w:szCs w:val="16"/>
              </w:rPr>
              <w:t xml:space="preserve"> (</w:t>
            </w:r>
            <w:proofErr w:type="spellStart"/>
            <w:r w:rsidRPr="00CF01E2">
              <w:rPr>
                <w:b/>
                <w:bCs/>
                <w:sz w:val="16"/>
                <w:szCs w:val="16"/>
              </w:rPr>
              <w:t>nM</w:t>
            </w:r>
            <w:proofErr w:type="spellEnd"/>
            <w:r w:rsidRPr="00CF01E2">
              <w:rPr>
                <w:b/>
                <w:bCs/>
                <w:sz w:val="16"/>
                <w:szCs w:val="16"/>
              </w:rPr>
              <w:t>)</w:t>
            </w:r>
          </w:p>
        </w:tc>
        <w:tc>
          <w:tcPr>
            <w:tcW w:w="1502" w:type="dxa"/>
            <w:gridSpan w:val="2"/>
          </w:tcPr>
          <w:p w14:paraId="1A2FFEBB" w14:textId="091B69AC" w:rsidR="00D53B51" w:rsidRPr="00CF01E2" w:rsidRDefault="00D53B51" w:rsidP="0052287D">
            <w:pPr>
              <w:spacing w:line="240" w:lineRule="auto"/>
              <w:jc w:val="both"/>
              <w:rPr>
                <w:b/>
                <w:bCs/>
                <w:sz w:val="16"/>
                <w:szCs w:val="16"/>
              </w:rPr>
            </w:pPr>
            <w:r w:rsidRPr="00CF01E2">
              <w:rPr>
                <w:b/>
                <w:bCs/>
                <w:sz w:val="16"/>
                <w:szCs w:val="16"/>
              </w:rPr>
              <w:t>Screen concentration</w:t>
            </w:r>
          </w:p>
        </w:tc>
        <w:tc>
          <w:tcPr>
            <w:tcW w:w="1443" w:type="dxa"/>
            <w:vMerge w:val="restart"/>
          </w:tcPr>
          <w:p w14:paraId="30CBA420" w14:textId="33608DE3" w:rsidR="00D53B51" w:rsidRPr="00CF01E2" w:rsidRDefault="00D53B51" w:rsidP="0052287D">
            <w:pPr>
              <w:spacing w:line="240" w:lineRule="auto"/>
              <w:jc w:val="both"/>
              <w:rPr>
                <w:b/>
                <w:bCs/>
                <w:sz w:val="16"/>
                <w:szCs w:val="16"/>
              </w:rPr>
            </w:pPr>
            <w:r w:rsidRPr="00CF01E2">
              <w:rPr>
                <w:b/>
                <w:bCs/>
                <w:sz w:val="16"/>
                <w:szCs w:val="16"/>
              </w:rPr>
              <w:t>Species and reference</w:t>
            </w:r>
          </w:p>
        </w:tc>
      </w:tr>
      <w:tr w:rsidR="00D53B51" w:rsidRPr="00CF01E2" w14:paraId="55E72213" w14:textId="77777777" w:rsidTr="00717DA7">
        <w:trPr>
          <w:trHeight w:val="243"/>
        </w:trPr>
        <w:tc>
          <w:tcPr>
            <w:tcW w:w="1975" w:type="dxa"/>
            <w:vMerge/>
          </w:tcPr>
          <w:p w14:paraId="62AB10E2" w14:textId="77777777" w:rsidR="00D53B51" w:rsidRPr="00CF01E2" w:rsidRDefault="00D53B51" w:rsidP="0052287D">
            <w:pPr>
              <w:spacing w:line="240" w:lineRule="auto"/>
              <w:jc w:val="both"/>
              <w:rPr>
                <w:b/>
                <w:bCs/>
                <w:sz w:val="16"/>
                <w:szCs w:val="16"/>
              </w:rPr>
            </w:pPr>
          </w:p>
        </w:tc>
        <w:tc>
          <w:tcPr>
            <w:tcW w:w="572" w:type="dxa"/>
            <w:vMerge/>
          </w:tcPr>
          <w:p w14:paraId="133E3971" w14:textId="77777777" w:rsidR="00D53B51" w:rsidRPr="00CF01E2" w:rsidRDefault="00D53B51" w:rsidP="0052287D">
            <w:pPr>
              <w:spacing w:line="240" w:lineRule="auto"/>
              <w:jc w:val="both"/>
              <w:rPr>
                <w:b/>
                <w:bCs/>
                <w:sz w:val="16"/>
                <w:szCs w:val="16"/>
              </w:rPr>
            </w:pPr>
          </w:p>
        </w:tc>
        <w:tc>
          <w:tcPr>
            <w:tcW w:w="2126" w:type="dxa"/>
            <w:vMerge/>
          </w:tcPr>
          <w:p w14:paraId="1DB51740" w14:textId="7F1CE9B1" w:rsidR="00D53B51" w:rsidRPr="00CF01E2" w:rsidRDefault="00D53B51" w:rsidP="0052287D">
            <w:pPr>
              <w:spacing w:line="240" w:lineRule="auto"/>
              <w:jc w:val="both"/>
              <w:rPr>
                <w:b/>
                <w:bCs/>
                <w:sz w:val="16"/>
                <w:szCs w:val="16"/>
              </w:rPr>
            </w:pPr>
          </w:p>
        </w:tc>
        <w:tc>
          <w:tcPr>
            <w:tcW w:w="1418" w:type="dxa"/>
            <w:vMerge/>
          </w:tcPr>
          <w:p w14:paraId="4749B995" w14:textId="77777777" w:rsidR="00D53B51" w:rsidRPr="00CF01E2" w:rsidRDefault="00D53B51" w:rsidP="0052287D">
            <w:pPr>
              <w:spacing w:line="240" w:lineRule="auto"/>
              <w:jc w:val="both"/>
              <w:rPr>
                <w:b/>
                <w:bCs/>
                <w:sz w:val="16"/>
                <w:szCs w:val="16"/>
              </w:rPr>
            </w:pPr>
          </w:p>
        </w:tc>
        <w:tc>
          <w:tcPr>
            <w:tcW w:w="850" w:type="dxa"/>
          </w:tcPr>
          <w:p w14:paraId="72615FF8" w14:textId="6C4D7ED2" w:rsidR="00D53B51" w:rsidRPr="00CF01E2" w:rsidRDefault="00D53B51" w:rsidP="0052287D">
            <w:pPr>
              <w:spacing w:line="240" w:lineRule="auto"/>
              <w:jc w:val="both"/>
              <w:rPr>
                <w:b/>
                <w:bCs/>
                <w:sz w:val="16"/>
                <w:szCs w:val="16"/>
              </w:rPr>
            </w:pPr>
            <w:proofErr w:type="spellStart"/>
            <w:r w:rsidRPr="00CF01E2">
              <w:rPr>
                <w:b/>
                <w:bCs/>
                <w:sz w:val="16"/>
                <w:szCs w:val="16"/>
              </w:rPr>
              <w:t>nM</w:t>
            </w:r>
            <w:proofErr w:type="spellEnd"/>
          </w:p>
        </w:tc>
        <w:tc>
          <w:tcPr>
            <w:tcW w:w="652" w:type="dxa"/>
          </w:tcPr>
          <w:p w14:paraId="1CAB9AF1" w14:textId="6ACBCB74" w:rsidR="00D53B51" w:rsidRPr="00CF01E2" w:rsidRDefault="00BA582F" w:rsidP="0052287D">
            <w:pPr>
              <w:spacing w:line="240" w:lineRule="auto"/>
              <w:jc w:val="both"/>
              <w:rPr>
                <w:b/>
                <w:bCs/>
                <w:sz w:val="16"/>
                <w:szCs w:val="16"/>
              </w:rPr>
            </w:pPr>
            <w:r w:rsidRPr="00BA582F">
              <w:rPr>
                <w:b/>
                <w:bCs/>
                <w:sz w:val="16"/>
                <w:szCs w:val="16"/>
              </w:rPr>
              <w:t>×</w:t>
            </w:r>
            <w:r w:rsidR="00D53B51" w:rsidRPr="00CF01E2">
              <w:rPr>
                <w:b/>
                <w:bCs/>
                <w:sz w:val="16"/>
                <w:szCs w:val="16"/>
              </w:rPr>
              <w:t>EC</w:t>
            </w:r>
            <w:r w:rsidR="00D53B51" w:rsidRPr="00CF01E2">
              <w:rPr>
                <w:b/>
                <w:bCs/>
                <w:sz w:val="16"/>
                <w:szCs w:val="16"/>
                <w:vertAlign w:val="subscript"/>
              </w:rPr>
              <w:t>50</w:t>
            </w:r>
          </w:p>
        </w:tc>
        <w:tc>
          <w:tcPr>
            <w:tcW w:w="1443" w:type="dxa"/>
            <w:vMerge/>
          </w:tcPr>
          <w:p w14:paraId="7E63CE1D" w14:textId="77777777" w:rsidR="00D53B51" w:rsidRPr="00CF01E2" w:rsidRDefault="00D53B51" w:rsidP="0052287D">
            <w:pPr>
              <w:spacing w:line="240" w:lineRule="auto"/>
              <w:jc w:val="both"/>
              <w:rPr>
                <w:b/>
                <w:bCs/>
                <w:sz w:val="16"/>
                <w:szCs w:val="16"/>
              </w:rPr>
            </w:pPr>
          </w:p>
        </w:tc>
      </w:tr>
      <w:tr w:rsidR="00D53B51" w:rsidRPr="00CF01E2" w14:paraId="6B7BEBA0" w14:textId="77777777" w:rsidTr="00717DA7">
        <w:trPr>
          <w:trHeight w:val="243"/>
        </w:trPr>
        <w:tc>
          <w:tcPr>
            <w:tcW w:w="1975" w:type="dxa"/>
          </w:tcPr>
          <w:p w14:paraId="0FFDDE70" w14:textId="4609D368" w:rsidR="00D53B51" w:rsidRPr="00CF01E2" w:rsidRDefault="00D53B51" w:rsidP="0052287D">
            <w:pPr>
              <w:spacing w:line="240" w:lineRule="auto"/>
              <w:jc w:val="both"/>
              <w:rPr>
                <w:sz w:val="16"/>
                <w:szCs w:val="16"/>
              </w:rPr>
            </w:pPr>
            <w:r w:rsidRPr="00CF01E2">
              <w:rPr>
                <w:sz w:val="16"/>
                <w:szCs w:val="16"/>
              </w:rPr>
              <w:t>DDD01716002</w:t>
            </w:r>
          </w:p>
        </w:tc>
        <w:tc>
          <w:tcPr>
            <w:tcW w:w="572" w:type="dxa"/>
          </w:tcPr>
          <w:p w14:paraId="712DC1B1" w14:textId="1275D31F" w:rsidR="00D53B51" w:rsidRPr="00CF01E2" w:rsidRDefault="00D53B51" w:rsidP="0052287D">
            <w:pPr>
              <w:spacing w:line="240" w:lineRule="auto"/>
              <w:jc w:val="both"/>
              <w:rPr>
                <w:sz w:val="16"/>
                <w:szCs w:val="16"/>
              </w:rPr>
            </w:pPr>
            <w:r w:rsidRPr="00CF01E2">
              <w:rPr>
                <w:sz w:val="16"/>
                <w:szCs w:val="16"/>
              </w:rPr>
              <w:t>1</w:t>
            </w:r>
          </w:p>
        </w:tc>
        <w:tc>
          <w:tcPr>
            <w:tcW w:w="2126" w:type="dxa"/>
          </w:tcPr>
          <w:p w14:paraId="7084ACC8" w14:textId="552E6D8E" w:rsidR="00D53B51" w:rsidRPr="00CF01E2" w:rsidRDefault="00D53B51" w:rsidP="0052287D">
            <w:pPr>
              <w:spacing w:line="240" w:lineRule="auto"/>
              <w:jc w:val="both"/>
              <w:rPr>
                <w:sz w:val="16"/>
                <w:szCs w:val="16"/>
              </w:rPr>
            </w:pPr>
            <w:proofErr w:type="spellStart"/>
            <w:r w:rsidRPr="00CF01E2">
              <w:rPr>
                <w:sz w:val="16"/>
                <w:szCs w:val="16"/>
              </w:rPr>
              <w:t>Cyt</w:t>
            </w:r>
            <w:proofErr w:type="spellEnd"/>
            <w:r w:rsidRPr="00CF01E2">
              <w:rPr>
                <w:sz w:val="16"/>
                <w:szCs w:val="16"/>
              </w:rPr>
              <w:t xml:space="preserve"> b</w:t>
            </w:r>
          </w:p>
        </w:tc>
        <w:tc>
          <w:tcPr>
            <w:tcW w:w="1418" w:type="dxa"/>
          </w:tcPr>
          <w:p w14:paraId="2CE57A54" w14:textId="531CDD72" w:rsidR="00D53B51" w:rsidRPr="00CF01E2" w:rsidRDefault="00D53B51" w:rsidP="0052287D">
            <w:pPr>
              <w:spacing w:line="240" w:lineRule="auto"/>
              <w:jc w:val="both"/>
              <w:rPr>
                <w:sz w:val="16"/>
                <w:szCs w:val="16"/>
              </w:rPr>
            </w:pPr>
            <w:r w:rsidRPr="00CF01E2">
              <w:rPr>
                <w:sz w:val="16"/>
                <w:szCs w:val="16"/>
              </w:rPr>
              <w:t>76.5 ± 3.3</w:t>
            </w:r>
          </w:p>
        </w:tc>
        <w:tc>
          <w:tcPr>
            <w:tcW w:w="850" w:type="dxa"/>
          </w:tcPr>
          <w:p w14:paraId="52B001B3" w14:textId="15685135" w:rsidR="00D53B51" w:rsidRPr="00CF01E2" w:rsidRDefault="00D53B51" w:rsidP="0052287D">
            <w:pPr>
              <w:spacing w:line="240" w:lineRule="auto"/>
              <w:jc w:val="both"/>
              <w:rPr>
                <w:i/>
                <w:iCs/>
                <w:sz w:val="16"/>
                <w:szCs w:val="16"/>
              </w:rPr>
            </w:pPr>
            <w:r w:rsidRPr="00CF01E2">
              <w:rPr>
                <w:sz w:val="16"/>
                <w:szCs w:val="16"/>
              </w:rPr>
              <w:t>373</w:t>
            </w:r>
          </w:p>
        </w:tc>
        <w:tc>
          <w:tcPr>
            <w:tcW w:w="652" w:type="dxa"/>
          </w:tcPr>
          <w:p w14:paraId="3DA3C659" w14:textId="5E001C38" w:rsidR="00D53B51" w:rsidRPr="00CF01E2" w:rsidRDefault="00D53B51" w:rsidP="0052287D">
            <w:pPr>
              <w:spacing w:line="240" w:lineRule="auto"/>
              <w:jc w:val="both"/>
              <w:rPr>
                <w:i/>
                <w:iCs/>
                <w:sz w:val="16"/>
                <w:szCs w:val="16"/>
              </w:rPr>
            </w:pPr>
            <w:r w:rsidRPr="00CF01E2">
              <w:rPr>
                <w:sz w:val="16"/>
                <w:szCs w:val="16"/>
              </w:rPr>
              <w:t>5</w:t>
            </w:r>
          </w:p>
        </w:tc>
        <w:tc>
          <w:tcPr>
            <w:tcW w:w="1443" w:type="dxa"/>
            <w:vMerge w:val="restart"/>
          </w:tcPr>
          <w:p w14:paraId="7A92C426" w14:textId="1E192B62" w:rsidR="00D53B51" w:rsidRPr="00CF01E2" w:rsidRDefault="00D53B51" w:rsidP="0052287D">
            <w:pPr>
              <w:spacing w:line="240" w:lineRule="auto"/>
              <w:jc w:val="both"/>
              <w:rPr>
                <w:sz w:val="16"/>
                <w:szCs w:val="16"/>
              </w:rPr>
            </w:pPr>
            <w:r w:rsidRPr="00CF01E2">
              <w:rPr>
                <w:i/>
                <w:iCs/>
                <w:sz w:val="16"/>
                <w:szCs w:val="16"/>
              </w:rPr>
              <w:t>T. cruzi</w:t>
            </w:r>
            <w:r w:rsidRPr="00CF01E2">
              <w:rPr>
                <w:sz w:val="16"/>
                <w:szCs w:val="16"/>
              </w:rPr>
              <w:t xml:space="preserve"> </w:t>
            </w:r>
            <w:r w:rsidRPr="00CF01E2">
              <w:rPr>
                <w:sz w:val="16"/>
                <w:szCs w:val="16"/>
              </w:rPr>
              <w:fldChar w:fldCharType="begin" w:fldLock="1"/>
            </w:r>
            <w:r w:rsidR="009545A3">
              <w:rPr>
                <w:sz w:val="16"/>
                <w:szCs w:val="16"/>
              </w:rPr>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f058c0db-1fec-4e56-a180-8fb88149e32a"]}],"mendeley":{"formattedCitation":"(10)","plainTextFormattedCitation":"(10)","previouslyFormattedCitation":"(10)"},"properties":{"noteIndex":0},"schema":"https://github.com/citation-style-language/schema/raw/master/csl-citation.json"}</w:instrText>
            </w:r>
            <w:r w:rsidRPr="00CF01E2">
              <w:rPr>
                <w:sz w:val="16"/>
                <w:szCs w:val="16"/>
              </w:rPr>
              <w:fldChar w:fldCharType="separate"/>
            </w:r>
            <w:r w:rsidR="009D1926" w:rsidRPr="009D1926">
              <w:rPr>
                <w:noProof/>
                <w:sz w:val="16"/>
                <w:szCs w:val="16"/>
              </w:rPr>
              <w:t>(10)</w:t>
            </w:r>
            <w:r w:rsidRPr="00CF01E2">
              <w:rPr>
                <w:sz w:val="16"/>
                <w:szCs w:val="16"/>
              </w:rPr>
              <w:fldChar w:fldCharType="end"/>
            </w:r>
          </w:p>
        </w:tc>
      </w:tr>
      <w:tr w:rsidR="00D53B51" w:rsidRPr="00CF01E2" w14:paraId="1359C736" w14:textId="77777777" w:rsidTr="00717DA7">
        <w:trPr>
          <w:trHeight w:val="243"/>
        </w:trPr>
        <w:tc>
          <w:tcPr>
            <w:tcW w:w="1975" w:type="dxa"/>
          </w:tcPr>
          <w:p w14:paraId="0C0B42DA" w14:textId="57B8ABB6" w:rsidR="00D53B51" w:rsidRPr="00CF01E2" w:rsidRDefault="00D53B51" w:rsidP="0052287D">
            <w:pPr>
              <w:spacing w:line="240" w:lineRule="auto"/>
              <w:jc w:val="both"/>
              <w:rPr>
                <w:sz w:val="16"/>
                <w:szCs w:val="16"/>
              </w:rPr>
            </w:pPr>
            <w:r w:rsidRPr="00CF01E2">
              <w:rPr>
                <w:sz w:val="16"/>
                <w:szCs w:val="16"/>
              </w:rPr>
              <w:t>DDD01542111</w:t>
            </w:r>
          </w:p>
        </w:tc>
        <w:tc>
          <w:tcPr>
            <w:tcW w:w="572" w:type="dxa"/>
          </w:tcPr>
          <w:p w14:paraId="765F84EC" w14:textId="4D3103C8" w:rsidR="00D53B51" w:rsidRPr="00CF01E2" w:rsidRDefault="00D53B51" w:rsidP="0052287D">
            <w:pPr>
              <w:spacing w:line="240" w:lineRule="auto"/>
              <w:jc w:val="both"/>
              <w:rPr>
                <w:sz w:val="16"/>
                <w:szCs w:val="16"/>
              </w:rPr>
            </w:pPr>
            <w:r w:rsidRPr="00CF01E2">
              <w:rPr>
                <w:sz w:val="16"/>
                <w:szCs w:val="16"/>
              </w:rPr>
              <w:t>2</w:t>
            </w:r>
          </w:p>
        </w:tc>
        <w:tc>
          <w:tcPr>
            <w:tcW w:w="2126" w:type="dxa"/>
          </w:tcPr>
          <w:p w14:paraId="3ADB7C80" w14:textId="036C8CBB" w:rsidR="00D53B51" w:rsidRPr="00CF01E2" w:rsidRDefault="00D53B51" w:rsidP="0052287D">
            <w:pPr>
              <w:spacing w:line="240" w:lineRule="auto"/>
              <w:jc w:val="both"/>
              <w:rPr>
                <w:sz w:val="16"/>
                <w:szCs w:val="16"/>
              </w:rPr>
            </w:pPr>
            <w:proofErr w:type="spellStart"/>
            <w:r w:rsidRPr="00CF01E2">
              <w:rPr>
                <w:sz w:val="16"/>
                <w:szCs w:val="16"/>
              </w:rPr>
              <w:t>Cyt</w:t>
            </w:r>
            <w:proofErr w:type="spellEnd"/>
            <w:r w:rsidRPr="00CF01E2">
              <w:rPr>
                <w:sz w:val="16"/>
                <w:szCs w:val="16"/>
              </w:rPr>
              <w:t xml:space="preserve"> b</w:t>
            </w:r>
          </w:p>
        </w:tc>
        <w:tc>
          <w:tcPr>
            <w:tcW w:w="1418" w:type="dxa"/>
          </w:tcPr>
          <w:p w14:paraId="1144074E" w14:textId="61007064" w:rsidR="00D53B51" w:rsidRPr="00CF01E2" w:rsidRDefault="00D53B51" w:rsidP="0052287D">
            <w:pPr>
              <w:spacing w:line="240" w:lineRule="auto"/>
              <w:jc w:val="both"/>
              <w:rPr>
                <w:sz w:val="16"/>
                <w:szCs w:val="16"/>
              </w:rPr>
            </w:pPr>
            <w:r w:rsidRPr="00CF01E2">
              <w:rPr>
                <w:sz w:val="16"/>
                <w:szCs w:val="16"/>
              </w:rPr>
              <w:t>180 ± 10</w:t>
            </w:r>
          </w:p>
        </w:tc>
        <w:tc>
          <w:tcPr>
            <w:tcW w:w="850" w:type="dxa"/>
          </w:tcPr>
          <w:p w14:paraId="51021E93" w14:textId="68E488A3" w:rsidR="00D53B51" w:rsidRPr="00CF01E2" w:rsidRDefault="00D53B51" w:rsidP="0052287D">
            <w:pPr>
              <w:spacing w:line="240" w:lineRule="auto"/>
              <w:jc w:val="both"/>
              <w:rPr>
                <w:sz w:val="16"/>
                <w:szCs w:val="16"/>
              </w:rPr>
            </w:pPr>
            <w:r w:rsidRPr="00CF01E2">
              <w:rPr>
                <w:sz w:val="16"/>
                <w:szCs w:val="16"/>
              </w:rPr>
              <w:t>885</w:t>
            </w:r>
          </w:p>
        </w:tc>
        <w:tc>
          <w:tcPr>
            <w:tcW w:w="652" w:type="dxa"/>
          </w:tcPr>
          <w:p w14:paraId="4F0ACECA" w14:textId="225ACD07" w:rsidR="00D53B51" w:rsidRPr="00CF01E2" w:rsidRDefault="00D53B51" w:rsidP="0052287D">
            <w:pPr>
              <w:spacing w:line="240" w:lineRule="auto"/>
              <w:jc w:val="both"/>
              <w:rPr>
                <w:sz w:val="16"/>
                <w:szCs w:val="16"/>
              </w:rPr>
            </w:pPr>
            <w:r w:rsidRPr="00CF01E2">
              <w:rPr>
                <w:sz w:val="16"/>
                <w:szCs w:val="16"/>
              </w:rPr>
              <w:t>5</w:t>
            </w:r>
          </w:p>
        </w:tc>
        <w:tc>
          <w:tcPr>
            <w:tcW w:w="1443" w:type="dxa"/>
            <w:vMerge/>
          </w:tcPr>
          <w:p w14:paraId="79D8F5C7" w14:textId="4FFD9A07" w:rsidR="00D53B51" w:rsidRPr="00CF01E2" w:rsidRDefault="00D53B51" w:rsidP="0052287D">
            <w:pPr>
              <w:spacing w:line="240" w:lineRule="auto"/>
              <w:jc w:val="both"/>
              <w:rPr>
                <w:sz w:val="16"/>
                <w:szCs w:val="16"/>
              </w:rPr>
            </w:pPr>
          </w:p>
        </w:tc>
      </w:tr>
      <w:tr w:rsidR="00D53B51" w:rsidRPr="00CF01E2" w14:paraId="0467F378" w14:textId="77777777" w:rsidTr="00717DA7">
        <w:trPr>
          <w:trHeight w:val="235"/>
        </w:trPr>
        <w:tc>
          <w:tcPr>
            <w:tcW w:w="1975" w:type="dxa"/>
          </w:tcPr>
          <w:p w14:paraId="763C1617" w14:textId="34D37EB8" w:rsidR="00D53B51" w:rsidRPr="00CF01E2" w:rsidRDefault="004D49D7" w:rsidP="0052287D">
            <w:pPr>
              <w:spacing w:line="240" w:lineRule="auto"/>
              <w:jc w:val="both"/>
              <w:rPr>
                <w:sz w:val="16"/>
                <w:szCs w:val="16"/>
              </w:rPr>
            </w:pPr>
            <w:r>
              <w:rPr>
                <w:sz w:val="16"/>
                <w:szCs w:val="16"/>
              </w:rPr>
              <w:t>Compound 5</w:t>
            </w:r>
          </w:p>
        </w:tc>
        <w:tc>
          <w:tcPr>
            <w:tcW w:w="572" w:type="dxa"/>
          </w:tcPr>
          <w:p w14:paraId="1A036186" w14:textId="6C6B0059" w:rsidR="00D53B51" w:rsidRPr="00CF01E2" w:rsidRDefault="00D53B51" w:rsidP="0052287D">
            <w:pPr>
              <w:spacing w:line="240" w:lineRule="auto"/>
              <w:jc w:val="both"/>
              <w:rPr>
                <w:sz w:val="16"/>
                <w:szCs w:val="16"/>
              </w:rPr>
            </w:pPr>
            <w:r w:rsidRPr="00CF01E2">
              <w:rPr>
                <w:sz w:val="16"/>
                <w:szCs w:val="16"/>
              </w:rPr>
              <w:t>3</w:t>
            </w:r>
          </w:p>
        </w:tc>
        <w:tc>
          <w:tcPr>
            <w:tcW w:w="2126" w:type="dxa"/>
          </w:tcPr>
          <w:p w14:paraId="7B399DDD" w14:textId="497B4B45" w:rsidR="00D53B51" w:rsidRPr="00CF01E2" w:rsidRDefault="00D53B51" w:rsidP="0052287D">
            <w:pPr>
              <w:spacing w:line="240" w:lineRule="auto"/>
              <w:jc w:val="both"/>
              <w:rPr>
                <w:sz w:val="16"/>
                <w:szCs w:val="16"/>
              </w:rPr>
            </w:pPr>
            <w:proofErr w:type="spellStart"/>
            <w:r w:rsidRPr="00CF01E2">
              <w:rPr>
                <w:sz w:val="16"/>
                <w:szCs w:val="16"/>
              </w:rPr>
              <w:t>Cyt</w:t>
            </w:r>
            <w:proofErr w:type="spellEnd"/>
            <w:r w:rsidRPr="00CF01E2">
              <w:rPr>
                <w:sz w:val="16"/>
                <w:szCs w:val="16"/>
              </w:rPr>
              <w:t xml:space="preserve"> b</w:t>
            </w:r>
          </w:p>
        </w:tc>
        <w:tc>
          <w:tcPr>
            <w:tcW w:w="1418" w:type="dxa"/>
          </w:tcPr>
          <w:p w14:paraId="6C6A29E2" w14:textId="71BCC921" w:rsidR="00D53B51" w:rsidRPr="00CF01E2" w:rsidRDefault="00D53B51" w:rsidP="0052287D">
            <w:pPr>
              <w:spacing w:line="240" w:lineRule="auto"/>
              <w:jc w:val="both"/>
              <w:rPr>
                <w:sz w:val="16"/>
                <w:szCs w:val="16"/>
              </w:rPr>
            </w:pPr>
            <w:r w:rsidRPr="00CF01E2">
              <w:rPr>
                <w:sz w:val="16"/>
                <w:szCs w:val="16"/>
              </w:rPr>
              <w:t>21 ± 0.9</w:t>
            </w:r>
          </w:p>
        </w:tc>
        <w:tc>
          <w:tcPr>
            <w:tcW w:w="850" w:type="dxa"/>
          </w:tcPr>
          <w:p w14:paraId="2C6642EE" w14:textId="727CE7FA" w:rsidR="00D53B51" w:rsidRPr="00CF01E2" w:rsidRDefault="00D53B51" w:rsidP="0052287D">
            <w:pPr>
              <w:spacing w:line="240" w:lineRule="auto"/>
              <w:jc w:val="both"/>
              <w:rPr>
                <w:i/>
                <w:iCs/>
                <w:sz w:val="16"/>
                <w:szCs w:val="16"/>
              </w:rPr>
            </w:pPr>
            <w:r w:rsidRPr="00CF01E2">
              <w:rPr>
                <w:sz w:val="16"/>
                <w:szCs w:val="16"/>
              </w:rPr>
              <w:t>95</w:t>
            </w:r>
          </w:p>
        </w:tc>
        <w:tc>
          <w:tcPr>
            <w:tcW w:w="652" w:type="dxa"/>
          </w:tcPr>
          <w:p w14:paraId="22159559" w14:textId="3CDC5EBA" w:rsidR="00D53B51" w:rsidRPr="00CF01E2" w:rsidRDefault="00D53B51" w:rsidP="0052287D">
            <w:pPr>
              <w:spacing w:line="240" w:lineRule="auto"/>
              <w:jc w:val="both"/>
              <w:rPr>
                <w:i/>
                <w:iCs/>
                <w:sz w:val="16"/>
                <w:szCs w:val="16"/>
              </w:rPr>
            </w:pPr>
            <w:r w:rsidRPr="00CF01E2">
              <w:rPr>
                <w:sz w:val="16"/>
                <w:szCs w:val="16"/>
              </w:rPr>
              <w:t>5</w:t>
            </w:r>
          </w:p>
        </w:tc>
        <w:tc>
          <w:tcPr>
            <w:tcW w:w="1443" w:type="dxa"/>
          </w:tcPr>
          <w:p w14:paraId="3FD5B405" w14:textId="76A6111F" w:rsidR="00D53B51" w:rsidRPr="00CF01E2" w:rsidRDefault="00D53B51" w:rsidP="0052287D">
            <w:pPr>
              <w:spacing w:line="240" w:lineRule="auto"/>
              <w:jc w:val="both"/>
              <w:rPr>
                <w:sz w:val="16"/>
                <w:szCs w:val="16"/>
              </w:rPr>
            </w:pPr>
            <w:r w:rsidRPr="00CF01E2">
              <w:rPr>
                <w:i/>
                <w:iCs/>
                <w:sz w:val="16"/>
                <w:szCs w:val="16"/>
              </w:rPr>
              <w:t>T. cruzi</w:t>
            </w:r>
            <w:r w:rsidRPr="00CF01E2">
              <w:rPr>
                <w:sz w:val="16"/>
                <w:szCs w:val="16"/>
              </w:rPr>
              <w:t xml:space="preserve">, series described in </w:t>
            </w:r>
            <w:r w:rsidRPr="00CF01E2">
              <w:rPr>
                <w:sz w:val="16"/>
                <w:szCs w:val="16"/>
              </w:rPr>
              <w:fldChar w:fldCharType="begin" w:fldLock="1"/>
            </w:r>
            <w:r w:rsidR="009545A3">
              <w:rPr>
                <w:sz w:val="16"/>
                <w:szCs w:val="16"/>
              </w:rPr>
              <w:instrText>ADDIN CSL_CITATION {"citationItems":[{"id":"ITEM-1","itemData":{"DOI":"10.1126/scitranslmed.adg8105.Short-course","author":[{"dropping-particle":"","family":"González","given":"Silvia","non-dropping-particle":"","parse-names":false,"suffix":""},{"dropping-particle":"","family":"Wall","given":"Richard J","non-dropping-particle":"","parse-names":false,"suffix":""},{"dropping-particle":"","family":"Thomas","given":"John","non-dropping-particle":"","parse-names":false,"suffix":""},{"dropping-particle":"","family":"Braillard","given":"Stephanie","non-dropping-particle":"","parse-names":false,"suffix":""},{"dropping-particle":"","family":"Brunori","given":"Gino","non-dropping-particle":"","parse-names":false,"suffix":""},{"dropping-particle":"","family":"Díaz","given":"Isabel Camino","non-dropping-particle":"","parse-names":false,"suffix":""},{"dropping-particle":"","family":"Cantizani","given":"Juan","non-dropping-particle":"","parse-names":false,"suffix":""},{"dropping-particle":"","family":"Carvalho","given":"Sandra","non-dropping-particle":"","parse-names":false,"suffix":""},{"dropping-particle":"","family":"Casado","given":"Pablo Castañeda","non-dropping-particle":"","parse-names":false,"suffix":""},{"dropping-particle":"","family":"Chatelain","given":"Eric","non-dropping-particle":"","parse-names":false,"suffix":""},{"dropping-particle":"","family":"Cotillo","given":"Ignacio","non-dropping-particle":"","parse-names":false,"suffix":""},{"dropping-particle":"","family":"Fiandor","given":"Jose M","non-dropping-particle":"","parse-names":false,"suffix":""},{"dropping-particle":"","family":"Francisco","given":"Amanda Fortes","non-dropping-particle":"","parse-names":false,"suffix":""},{"dropping-particle":"","family":"Keenan","given":"Martine","non-dropping-particle":"","parse-names":false,"suffix":""},{"dropping-particle":"","family":"Kelly","given":"John M","non-dropping-particle":"","parse-names":false,"suffix":""},{"dropping-particle":"","family":"Kessler","given":"Albane","non-dropping-particle":"","parse-names":false,"suffix":""},{"dropping-particle":"","family":"Luise","given":"Chiara","non-dropping-particle":"","parse-names":false,"suffix":""},{"dropping-particle":"","family":"Lyon","given":"J","non-dropping-particle":"","parse-names":false,"suffix":""},{"dropping-particle":"","family":"Maclean","given":"Lorna","non-dropping-particle":"","parse-names":false,"suffix":""},{"dropping-particle":"","family":"Marco","given":"Maria","non-dropping-particle":"","parse-names":false,"suffix":""},{"dropping-particle":"","family":"Martin","given":"J Julio","non-dropping-particle":"","parse-names":false,"suffix":""},{"dropping-particle":"","family":"Martinez","given":"Maria S","non-dropping-particle":"","parse-names":false,"suffix":""},{"dropping-particle":"","family":"Read","given":"Kevin D","non-dropping-particle":"","parse-names":false,"suffix":""},{"dropping-particle":"","family":"Santos-villarejo","given":"Angel","non-dropping-particle":"","parse-names":false,"suffix":""},{"dropping-particle":"","family":"Zuccotto","given":"Fabio","non-dropping-particle":"","parse-names":false,"suffix":""},{"dropping-particle":"","family":"Wyllie","given":"Susan","non-dropping-particle":"","parse-names":false,"suffix":""},{"dropping-particle":"","family":"Miles","given":"J","non-dropping-particle":"","parse-names":false,"suffix":""},{"dropping-particle":"De","family":"Rycker","given":"Manu","non-dropping-particle":"","parse-names":false,"suffix":""},{"dropping-particle":"","family":"R","given":"Global Health Medicines","non-dropping-particle":"","parse-names":false,"suffix":""},{"dropping-particle":"","family":"Cantos","given":"Tres","non-dropping-particle":"","parse-names":false,"suffix":""}],"container-title":"Science Translational Medicine","id":"ITEM-1","issue":"726","issued":{"date-parts":[["2024"]]},"title":"Short-course combination treatment for experimental chronic Chagas disease","type":"article-journal","volume":"15"},"uris":["http://www.mendeley.com/documents/?uuid=447dd6c0-b10a-4b0e-94d8-ca921b18360e"]}],"mendeley":{"formattedCitation":"(29)","plainTextFormattedCitation":"(29)","previouslyFormattedCitation":"(29)"},"properties":{"noteIndex":0},"schema":"https://github.com/citation-style-language/schema/raw/master/csl-citation.json"}</w:instrText>
            </w:r>
            <w:r w:rsidRPr="00CF01E2">
              <w:rPr>
                <w:sz w:val="16"/>
                <w:szCs w:val="16"/>
              </w:rPr>
              <w:fldChar w:fldCharType="separate"/>
            </w:r>
            <w:r w:rsidR="009D1926" w:rsidRPr="009D1926">
              <w:rPr>
                <w:noProof/>
                <w:sz w:val="16"/>
                <w:szCs w:val="16"/>
              </w:rPr>
              <w:t>(29)</w:t>
            </w:r>
            <w:r w:rsidRPr="00CF01E2">
              <w:rPr>
                <w:sz w:val="16"/>
                <w:szCs w:val="16"/>
              </w:rPr>
              <w:fldChar w:fldCharType="end"/>
            </w:r>
          </w:p>
        </w:tc>
      </w:tr>
      <w:tr w:rsidR="00D53B51" w:rsidRPr="00CF01E2" w14:paraId="465B0298" w14:textId="77777777" w:rsidTr="00717DA7">
        <w:trPr>
          <w:trHeight w:val="243"/>
        </w:trPr>
        <w:tc>
          <w:tcPr>
            <w:tcW w:w="1975" w:type="dxa"/>
          </w:tcPr>
          <w:p w14:paraId="296AF6A6" w14:textId="281B192A" w:rsidR="00D53B51" w:rsidRPr="00CF01E2" w:rsidRDefault="00D53B51" w:rsidP="0052287D">
            <w:pPr>
              <w:spacing w:line="240" w:lineRule="auto"/>
              <w:jc w:val="both"/>
              <w:rPr>
                <w:sz w:val="16"/>
                <w:szCs w:val="16"/>
              </w:rPr>
            </w:pPr>
            <w:r w:rsidRPr="00CF01E2">
              <w:rPr>
                <w:sz w:val="16"/>
                <w:szCs w:val="16"/>
              </w:rPr>
              <w:t>GNF7686</w:t>
            </w:r>
          </w:p>
        </w:tc>
        <w:tc>
          <w:tcPr>
            <w:tcW w:w="572" w:type="dxa"/>
          </w:tcPr>
          <w:p w14:paraId="1D6E4706" w14:textId="5FF9375D" w:rsidR="00D53B51" w:rsidRPr="00CF01E2" w:rsidRDefault="00D53B51" w:rsidP="0052287D">
            <w:pPr>
              <w:spacing w:line="240" w:lineRule="auto"/>
              <w:jc w:val="both"/>
              <w:rPr>
                <w:sz w:val="16"/>
                <w:szCs w:val="16"/>
              </w:rPr>
            </w:pPr>
            <w:r w:rsidRPr="00CF01E2">
              <w:rPr>
                <w:sz w:val="16"/>
                <w:szCs w:val="16"/>
              </w:rPr>
              <w:t>4</w:t>
            </w:r>
          </w:p>
        </w:tc>
        <w:tc>
          <w:tcPr>
            <w:tcW w:w="2126" w:type="dxa"/>
          </w:tcPr>
          <w:p w14:paraId="12F44F0E" w14:textId="0EC101C9" w:rsidR="00D53B51" w:rsidRPr="00CF01E2" w:rsidRDefault="00D53B51" w:rsidP="0052287D">
            <w:pPr>
              <w:spacing w:line="240" w:lineRule="auto"/>
              <w:jc w:val="both"/>
              <w:rPr>
                <w:sz w:val="16"/>
                <w:szCs w:val="16"/>
              </w:rPr>
            </w:pPr>
            <w:proofErr w:type="spellStart"/>
            <w:r w:rsidRPr="00CF01E2">
              <w:rPr>
                <w:sz w:val="16"/>
                <w:szCs w:val="16"/>
              </w:rPr>
              <w:t>Cyt</w:t>
            </w:r>
            <w:proofErr w:type="spellEnd"/>
            <w:r w:rsidRPr="00CF01E2">
              <w:rPr>
                <w:sz w:val="16"/>
                <w:szCs w:val="16"/>
              </w:rPr>
              <w:t xml:space="preserve"> b</w:t>
            </w:r>
          </w:p>
        </w:tc>
        <w:tc>
          <w:tcPr>
            <w:tcW w:w="1418" w:type="dxa"/>
          </w:tcPr>
          <w:p w14:paraId="418983E8" w14:textId="0989575A" w:rsidR="00D53B51" w:rsidRPr="00CF01E2" w:rsidRDefault="00D53B51" w:rsidP="0052287D">
            <w:pPr>
              <w:spacing w:line="240" w:lineRule="auto"/>
              <w:jc w:val="both"/>
              <w:rPr>
                <w:sz w:val="16"/>
                <w:szCs w:val="16"/>
              </w:rPr>
            </w:pPr>
            <w:r w:rsidRPr="00CF01E2">
              <w:rPr>
                <w:sz w:val="16"/>
                <w:szCs w:val="16"/>
              </w:rPr>
              <w:t>5,330 ± 310</w:t>
            </w:r>
          </w:p>
        </w:tc>
        <w:tc>
          <w:tcPr>
            <w:tcW w:w="850" w:type="dxa"/>
          </w:tcPr>
          <w:p w14:paraId="4CAB3D54" w14:textId="74E8C82C" w:rsidR="00D53B51" w:rsidRPr="00CF01E2" w:rsidRDefault="00D53B51" w:rsidP="0052287D">
            <w:pPr>
              <w:spacing w:line="240" w:lineRule="auto"/>
              <w:jc w:val="both"/>
              <w:rPr>
                <w:i/>
                <w:iCs/>
                <w:sz w:val="16"/>
                <w:szCs w:val="16"/>
              </w:rPr>
            </w:pPr>
            <w:r w:rsidRPr="00CF01E2">
              <w:rPr>
                <w:sz w:val="16"/>
                <w:szCs w:val="16"/>
              </w:rPr>
              <w:t>27,000</w:t>
            </w:r>
          </w:p>
        </w:tc>
        <w:tc>
          <w:tcPr>
            <w:tcW w:w="652" w:type="dxa"/>
          </w:tcPr>
          <w:p w14:paraId="43FC4034" w14:textId="21542DD5" w:rsidR="00D53B51" w:rsidRPr="00CF01E2" w:rsidRDefault="00D53B51" w:rsidP="0052287D">
            <w:pPr>
              <w:spacing w:line="240" w:lineRule="auto"/>
              <w:jc w:val="both"/>
              <w:rPr>
                <w:i/>
                <w:iCs/>
                <w:sz w:val="16"/>
                <w:szCs w:val="16"/>
              </w:rPr>
            </w:pPr>
            <w:r w:rsidRPr="00CF01E2">
              <w:rPr>
                <w:sz w:val="16"/>
                <w:szCs w:val="16"/>
              </w:rPr>
              <w:t>5</w:t>
            </w:r>
          </w:p>
        </w:tc>
        <w:tc>
          <w:tcPr>
            <w:tcW w:w="1443" w:type="dxa"/>
          </w:tcPr>
          <w:p w14:paraId="5396417C" w14:textId="3FC15478" w:rsidR="00D53B51" w:rsidRPr="00CF01E2" w:rsidRDefault="00D53B51" w:rsidP="0052287D">
            <w:pPr>
              <w:spacing w:line="240" w:lineRule="auto"/>
              <w:jc w:val="both"/>
              <w:rPr>
                <w:sz w:val="16"/>
                <w:szCs w:val="16"/>
              </w:rPr>
            </w:pPr>
            <w:r w:rsidRPr="00CF01E2">
              <w:rPr>
                <w:i/>
                <w:iCs/>
                <w:sz w:val="16"/>
                <w:szCs w:val="16"/>
              </w:rPr>
              <w:t>T. cruzi</w:t>
            </w:r>
            <w:r w:rsidRPr="00CF01E2">
              <w:rPr>
                <w:sz w:val="16"/>
                <w:szCs w:val="16"/>
              </w:rPr>
              <w:t xml:space="preserve"> </w:t>
            </w:r>
            <w:r w:rsidRPr="00CF01E2">
              <w:rPr>
                <w:sz w:val="16"/>
                <w:szCs w:val="16"/>
              </w:rPr>
              <w:fldChar w:fldCharType="begin" w:fldLock="1"/>
            </w:r>
            <w:r w:rsidR="009545A3">
              <w:rPr>
                <w:sz w:val="16"/>
                <w:szCs w:val="16"/>
              </w:rPr>
              <w:instrText>ADDIN CSL_CITATION {"citationItems":[{"id":"ITEM-1","itemData":{"DOI":"10.1371/journal.ppat.1005058","ISSN":"15537374","PMID":"26186534","abstract":"Unbiased phenotypic screens enable identification of small molecules that inhibit pathogen growth by unanticipated mechanisms. These small molecules can be used as starting points for drug discovery programs that target such mechanisms. A major challenge of the approach is the identification of the cellular targets. Here we report GNF7686, a small molecule inhibitor of Trypanosoma cruzi, the causative agent of Chagas disease, and identification of cytochrome b as its target. Following discovery of GNF7686 in a parasite growth inhibition high throughput screen, we were able to evolve a GNF7686-resistant culture of T. cruzi epimastigotes. Clones from this culture bore a mutation coding for a substitution of leucine by phenylalanine at amino acid position 197 in cytochrome b. Cytochrome b is a component of complex III (cytochrome bc1) in the mitochondrial electron transport chain and catalyzes the transfer of electrons from ubiquinol to cytochrome c by a mechanism that utilizes two distinct catalytic sites, QN and QP. The L197F mutation is located in the QN site and confers resistance to GNF7686 in both parasite cell growth and biochemical cytochrome b assays. Additionally, the mutant cytochrome b confers resistance to antimycin A, another QN site inhibitor, but not to strobilurin or myxothiazol, which target the QP site. GNF7686 represents a promising starting point for Chagas disease drug discovery as it potently inhibits growth of intracellular T. cruzi amastigotes with a half maximal effective concentration (EC50) of 0.15 µM, and is highly specific for T. cruzi cytochrome b. No effect on the mammalian respiratory chain or mammalian cell proliferation was observed with up to 25 µM of GNF7686. Our approach, which combines T. cruzi chemical genetics with biochemical target validation, can be broadly applied to the discovery of additional novel drug targets and drug leads for Chagas disease.","author":[{"dropping-particle":"","family":"Khare","given":"Shilpi","non-dropping-particle":"","parse-names":false,"suffix":""},{"dropping-particle":"","family":"Roach","given":"Steven L.","non-dropping-particle":"","parse-names":false,"suffix":""},{"dropping-particle":"","family":"Barnes","given":"S. Whitney","non-dropping-particle":"","parse-names":false,"suffix":""},{"dropping-particle":"","family":"Hoepfner","given":"Dominic","non-dropping-particle":"","parse-names":false,"suffix":""},{"dropping-particle":"","family":"Walker","given":"John R.","non-dropping-particle":"","parse-names":false,"suffix":""},{"dropping-particle":"","family":"Chatterjee","given":"Arnab K.","non-dropping-particle":"","parse-names":false,"suffix":""},{"dropping-particle":"","family":"Neitz","given":"R. Jeffrey","non-dropping-particle":"","parse-names":false,"suffix":""},{"dropping-particle":"","family":"Arkin","given":"Michelle R.","non-dropping-particle":"","parse-names":false,"suffix":""},{"dropping-particle":"","family":"McNamara","given":"Case W.","non-dropping-particle":"","parse-names":false,"suffix":""},{"dropping-particle":"","family":"Ballard","given":"Jaime","non-dropping-particle":"","parse-names":false,"suffix":""},{"dropping-particle":"","family":"Lai","given":"Yin","non-dropping-particle":"","parse-names":false,"suffix":""},{"dropping-particle":"","family":"Fu","given":"Yue","non-dropping-particle":"","parse-names":false,"suffix":""},{"dropping-particle":"","family":"Molteni","given":"Valentina","non-dropping-particle":"","parse-names":false,"suffix":""},{"dropping-particle":"","family":"Yeh","given":"Vince","non-dropping-particle":"","parse-names":false,"suffix":""},{"dropping-particle":"","family":"McKerrow","given":"James H.","non-dropping-particle":"","parse-names":false,"suffix":""},{"dropping-particle":"","family":"Glynne","given":"Richard J.","non-dropping-particle":"","parse-names":false,"suffix":""},{"dropping-particle":"","family":"Supek","given":"Frantisek","non-dropping-particle":"","parse-names":false,"suffix":""}],"container-title":"PLoS Pathogens","id":"ITEM-1","issue":"7","issued":{"date-parts":[["2015"]]},"page":"1-22","title":"Utilizing Chemical Genomics to Identify Cytochrome b as a Novel Drug Target for Chagas Disease","type":"article-journal","volume":"11"},"uris":["http://www.mendeley.com/documents/?uuid=21229dd1-a934-4edc-be26-2358b35ebc3c"]}],"mendeley":{"formattedCitation":"(36)","plainTextFormattedCitation":"(36)","previouslyFormattedCitation":"(36)"},"properties":{"noteIndex":0},"schema":"https://github.com/citation-style-language/schema/raw/master/csl-citation.json"}</w:instrText>
            </w:r>
            <w:r w:rsidRPr="00CF01E2">
              <w:rPr>
                <w:sz w:val="16"/>
                <w:szCs w:val="16"/>
              </w:rPr>
              <w:fldChar w:fldCharType="separate"/>
            </w:r>
            <w:r w:rsidR="009D1926" w:rsidRPr="009D1926">
              <w:rPr>
                <w:noProof/>
                <w:sz w:val="16"/>
                <w:szCs w:val="16"/>
              </w:rPr>
              <w:t>(36)</w:t>
            </w:r>
            <w:r w:rsidRPr="00CF01E2">
              <w:rPr>
                <w:sz w:val="16"/>
                <w:szCs w:val="16"/>
              </w:rPr>
              <w:fldChar w:fldCharType="end"/>
            </w:r>
          </w:p>
        </w:tc>
      </w:tr>
      <w:tr w:rsidR="00D53B51" w:rsidRPr="00CF01E2" w14:paraId="77418E42" w14:textId="77777777" w:rsidTr="00717DA7">
        <w:trPr>
          <w:trHeight w:val="243"/>
        </w:trPr>
        <w:tc>
          <w:tcPr>
            <w:tcW w:w="1975" w:type="dxa"/>
          </w:tcPr>
          <w:p w14:paraId="2C7F652D" w14:textId="19EC4153" w:rsidR="00D53B51" w:rsidRPr="00CF01E2" w:rsidRDefault="00D53B51" w:rsidP="0052287D">
            <w:pPr>
              <w:spacing w:line="240" w:lineRule="auto"/>
              <w:jc w:val="both"/>
              <w:rPr>
                <w:sz w:val="16"/>
                <w:szCs w:val="16"/>
              </w:rPr>
            </w:pPr>
            <w:r w:rsidRPr="00CF01E2">
              <w:rPr>
                <w:sz w:val="16"/>
                <w:szCs w:val="16"/>
              </w:rPr>
              <w:t>Buparvaquone</w:t>
            </w:r>
          </w:p>
        </w:tc>
        <w:tc>
          <w:tcPr>
            <w:tcW w:w="572" w:type="dxa"/>
          </w:tcPr>
          <w:p w14:paraId="77877C41" w14:textId="76CDCD50" w:rsidR="00D53B51" w:rsidRPr="00CF01E2" w:rsidRDefault="00D53B51" w:rsidP="0052287D">
            <w:pPr>
              <w:spacing w:line="240" w:lineRule="auto"/>
              <w:jc w:val="both"/>
              <w:rPr>
                <w:sz w:val="16"/>
                <w:szCs w:val="16"/>
              </w:rPr>
            </w:pPr>
            <w:r w:rsidRPr="00CF01E2">
              <w:rPr>
                <w:sz w:val="16"/>
                <w:szCs w:val="16"/>
              </w:rPr>
              <w:t>5</w:t>
            </w:r>
          </w:p>
        </w:tc>
        <w:tc>
          <w:tcPr>
            <w:tcW w:w="2126" w:type="dxa"/>
          </w:tcPr>
          <w:p w14:paraId="2E5FF5E4" w14:textId="2AA78434" w:rsidR="00D53B51" w:rsidRPr="00CF01E2" w:rsidRDefault="00D53B51" w:rsidP="0052287D">
            <w:pPr>
              <w:spacing w:line="240" w:lineRule="auto"/>
              <w:jc w:val="both"/>
              <w:rPr>
                <w:sz w:val="16"/>
                <w:szCs w:val="16"/>
              </w:rPr>
            </w:pPr>
            <w:proofErr w:type="spellStart"/>
            <w:r w:rsidRPr="00CF01E2">
              <w:rPr>
                <w:sz w:val="16"/>
                <w:szCs w:val="16"/>
              </w:rPr>
              <w:t>Cyt</w:t>
            </w:r>
            <w:proofErr w:type="spellEnd"/>
            <w:r w:rsidRPr="00CF01E2">
              <w:rPr>
                <w:sz w:val="16"/>
                <w:szCs w:val="16"/>
              </w:rPr>
              <w:t xml:space="preserve"> b</w:t>
            </w:r>
          </w:p>
        </w:tc>
        <w:tc>
          <w:tcPr>
            <w:tcW w:w="1418" w:type="dxa"/>
          </w:tcPr>
          <w:p w14:paraId="32690645" w14:textId="7ED0CB16" w:rsidR="00D53B51" w:rsidRPr="00CF01E2" w:rsidRDefault="00D53B51" w:rsidP="0052287D">
            <w:pPr>
              <w:spacing w:line="240" w:lineRule="auto"/>
              <w:jc w:val="both"/>
              <w:rPr>
                <w:sz w:val="16"/>
                <w:szCs w:val="16"/>
              </w:rPr>
            </w:pPr>
            <w:r w:rsidRPr="00CF01E2">
              <w:rPr>
                <w:sz w:val="16"/>
                <w:szCs w:val="16"/>
              </w:rPr>
              <w:t>33.7 ± 3.3</w:t>
            </w:r>
          </w:p>
        </w:tc>
        <w:tc>
          <w:tcPr>
            <w:tcW w:w="850" w:type="dxa"/>
          </w:tcPr>
          <w:p w14:paraId="1790C089" w14:textId="2B0C0EA5" w:rsidR="00D53B51" w:rsidRPr="00CF01E2" w:rsidRDefault="00D53B51" w:rsidP="0052287D">
            <w:pPr>
              <w:spacing w:line="240" w:lineRule="auto"/>
              <w:jc w:val="both"/>
              <w:rPr>
                <w:i/>
                <w:iCs/>
                <w:sz w:val="16"/>
                <w:szCs w:val="16"/>
              </w:rPr>
            </w:pPr>
            <w:r w:rsidRPr="00CF01E2">
              <w:rPr>
                <w:sz w:val="16"/>
                <w:szCs w:val="16"/>
              </w:rPr>
              <w:t>158</w:t>
            </w:r>
          </w:p>
        </w:tc>
        <w:tc>
          <w:tcPr>
            <w:tcW w:w="652" w:type="dxa"/>
          </w:tcPr>
          <w:p w14:paraId="39D0EE1C" w14:textId="089A88F7" w:rsidR="00D53B51" w:rsidRPr="00CF01E2" w:rsidRDefault="00D53B51" w:rsidP="0052287D">
            <w:pPr>
              <w:spacing w:line="240" w:lineRule="auto"/>
              <w:jc w:val="both"/>
              <w:rPr>
                <w:i/>
                <w:iCs/>
                <w:sz w:val="16"/>
                <w:szCs w:val="16"/>
              </w:rPr>
            </w:pPr>
            <w:r w:rsidRPr="00CF01E2">
              <w:rPr>
                <w:sz w:val="16"/>
                <w:szCs w:val="16"/>
              </w:rPr>
              <w:t>5</w:t>
            </w:r>
          </w:p>
        </w:tc>
        <w:tc>
          <w:tcPr>
            <w:tcW w:w="1443" w:type="dxa"/>
          </w:tcPr>
          <w:p w14:paraId="022241C3" w14:textId="16D94D31" w:rsidR="00D53B51" w:rsidRPr="00CF01E2" w:rsidRDefault="00D53B51" w:rsidP="0052287D">
            <w:pPr>
              <w:spacing w:line="240" w:lineRule="auto"/>
              <w:jc w:val="both"/>
              <w:rPr>
                <w:sz w:val="16"/>
                <w:szCs w:val="16"/>
              </w:rPr>
            </w:pPr>
            <w:r w:rsidRPr="00CF01E2">
              <w:rPr>
                <w:i/>
                <w:iCs/>
                <w:sz w:val="16"/>
                <w:szCs w:val="16"/>
              </w:rPr>
              <w:t xml:space="preserve">L. </w:t>
            </w:r>
            <w:proofErr w:type="spellStart"/>
            <w:r w:rsidRPr="00CF01E2">
              <w:rPr>
                <w:i/>
                <w:iCs/>
                <w:sz w:val="16"/>
                <w:szCs w:val="16"/>
              </w:rPr>
              <w:t>donovani</w:t>
            </w:r>
            <w:proofErr w:type="spellEnd"/>
            <w:r w:rsidRPr="00CF01E2">
              <w:rPr>
                <w:i/>
                <w:iCs/>
                <w:sz w:val="16"/>
                <w:szCs w:val="16"/>
              </w:rPr>
              <w:t xml:space="preserve"> </w:t>
            </w:r>
            <w:r w:rsidRPr="00CF01E2">
              <w:rPr>
                <w:i/>
                <w:iCs/>
                <w:sz w:val="16"/>
                <w:szCs w:val="16"/>
              </w:rPr>
              <w:fldChar w:fldCharType="begin" w:fldLock="1"/>
            </w:r>
            <w:r w:rsidR="009545A3">
              <w:rPr>
                <w:i/>
                <w:iCs/>
                <w:sz w:val="16"/>
                <w:szCs w:val="16"/>
              </w:rPr>
              <w:instrText>ADDIN CSL_CITATION {"citationItems":[{"id":"ITEM-1","itemData":{"DOI":"10.1128/AAC.00850-16","ISSN":"10986596","PMID":"27297476","abstract":"Endochin-like quinolones (ELQs) are potent and specific inhibitors of cytochrome bc1 from Plasmodium falciparum and Toxoplasma gondii and show promise for novel antiparasitic drug development. To determine whether the mitochondrial electron transport chain of Leishmania parasites could be targeted similarly for drug development, we investigated the activity of 134 structurally diverse ELQs. A cohort of ELQs was selectively toxic to amastigotes of Leishmania mexicana and L. donovani, with 50% inhibitory concentrations (IC50s) in the low micromolar range, but the structurally similar hydroxynaphthoquinone buparvaquone was by far the most potent inhibitor of electron transport, ATP production, and intracellular amastigote growth. Cytochrome bc1 is thus a promising target for novel antileishmanial drugs, and further improvements on the buparvaquone scaffold are warranted for development of enhanced therapeutics.","author":[{"dropping-particle":"","family":"Ortiz","given":"Diana","non-dropping-particle":"","parse-names":false,"suffix":""},{"dropping-particle":"","family":"Forquer","given":"Isaac","non-dropping-particle":"","parse-names":false,"suffix":""},{"dropping-particle":"","family":"Boitz","given":"Jan","non-dropping-particle":"","parse-names":false,"suffix":""},{"dropping-particle":"","family":"Soysa","given":"Radika","non-dropping-particle":"","parse-names":false,"suffix":""},{"dropping-particle":"","family":"Elya","given":"Carolyn","non-dropping-particle":"","parse-names":false,"suffix":""},{"dropping-particle":"","family":"Fulwiler","given":"Audrey","non-dropping-particle":"","parse-names":false,"suffix":""},{"dropping-particle":"","family":"Nilsen","given":"Aaron","non-dropping-particle":"","parse-names":false,"suffix":""},{"dropping-particle":"","family":"Polley","given":"Tamsen","non-dropping-particle":"","parse-names":false,"suffix":""},{"dropping-particle":"","family":"Riscoe","given":"Michael K.","non-dropping-particle":"","parse-names":false,"suffix":""},{"dropping-particle":"","family":"Ullman","given":"Buddy","non-dropping-particle":"","parse-names":false,"suffix":""},{"dropping-particle":"","family":"Landfear","given":"Scott M.","non-dropping-particle":"","parse-names":false,"suffix":""}],"container-title":"Antimicrobial Agents and Chemotherapy","id":"ITEM-1","issue":"8","issued":{"date-parts":[["2016"]]},"page":"4972-4982","title":"Targeting the cytochrome bc1 complex of Leishmania parasites for discovery of novel drugs","type":"article-journal","volume":"60"},"uris":["http://www.mendeley.com/documents/?uuid=d61775e3-68b1-413c-90a5-57aa4864a2e1"]},{"id":"ITEM-2","itemData":{"author":[{"dropping-particle":"","family":"Tulloch","given":"Lindsay B","non-dropping-particle":"","parse-names":false,"suffix":""},{"dropping-particle":"","family":"Carvalho","given":"Sandra","non-dropping-particle":"","parse-names":false,"suffix":""},{"dropping-particle":"","family":"Lima","given":"Marta","non-dropping-particle":"","parse-names":false,"suffix":""},{"dropping-particle":"","family":"Wall","given":"Richard J","non-dropping-particle":"","parse-names":false,"suffix":""},{"dropping-particle":"","family":"Tinti","given":"Michele","non-dropping-particle":"","parse-names":false,"suffix":""},{"dropping-particle":"","family":"Pinto","given":"Erika G","non-dropping-particle":"","parse-names":false,"suffix":""},{"dropping-particle":"","family":"Maclean","given":"Lorna","non-dropping-particle":"","parse-names":false,"suffix":""},{"dropping-particle":"","family":"Wyllie","given":"Susan","non-dropping-particle":"","parse-names":false,"suffix":""}],"container-title":"Antimicrobial Chemotherapy","id":"ITEM-2","issue":"6","issued":{"date-parts":[["2023"]]},"page":"1-15","publisher":"American Society for Microbiology","title":"RES-Seq—a barcoded library of drug-resistant Leishmania donovani allowing rapid assessment of cross-resistance and relative fitness","type":"article-journal","volume":"14"},"uris":["http://www.mendeley.com/documents/?uuid=baffb781-8938-4f8d-93ad-07137f9d86ca"]}],"mendeley":{"formattedCitation":"(37,38)","plainTextFormattedCitation":"(37,38)","previouslyFormattedCitation":"(37,38)"},"properties":{"noteIndex":0},"schema":"https://github.com/citation-style-language/schema/raw/master/csl-citation.json"}</w:instrText>
            </w:r>
            <w:r w:rsidRPr="00CF01E2">
              <w:rPr>
                <w:i/>
                <w:iCs/>
                <w:sz w:val="16"/>
                <w:szCs w:val="16"/>
              </w:rPr>
              <w:fldChar w:fldCharType="separate"/>
            </w:r>
            <w:r w:rsidR="009D1926" w:rsidRPr="009D1926">
              <w:rPr>
                <w:iCs/>
                <w:noProof/>
                <w:sz w:val="16"/>
                <w:szCs w:val="16"/>
              </w:rPr>
              <w:t>(37,38)</w:t>
            </w:r>
            <w:r w:rsidRPr="00CF01E2">
              <w:rPr>
                <w:i/>
                <w:iCs/>
                <w:sz w:val="16"/>
                <w:szCs w:val="16"/>
              </w:rPr>
              <w:fldChar w:fldCharType="end"/>
            </w:r>
          </w:p>
        </w:tc>
      </w:tr>
      <w:tr w:rsidR="00D53B51" w:rsidRPr="00CF01E2" w14:paraId="28BCE901" w14:textId="77777777" w:rsidTr="00717DA7">
        <w:trPr>
          <w:trHeight w:val="243"/>
        </w:trPr>
        <w:tc>
          <w:tcPr>
            <w:tcW w:w="1975" w:type="dxa"/>
          </w:tcPr>
          <w:p w14:paraId="28FB7191" w14:textId="0995E029" w:rsidR="00D53B51" w:rsidRPr="00CF01E2" w:rsidRDefault="00D53B51" w:rsidP="0052287D">
            <w:pPr>
              <w:spacing w:line="240" w:lineRule="auto"/>
              <w:jc w:val="both"/>
              <w:rPr>
                <w:sz w:val="16"/>
                <w:szCs w:val="16"/>
              </w:rPr>
            </w:pPr>
            <w:r w:rsidRPr="00CF01E2">
              <w:rPr>
                <w:sz w:val="16"/>
                <w:szCs w:val="16"/>
              </w:rPr>
              <w:t>Antimycin A</w:t>
            </w:r>
          </w:p>
        </w:tc>
        <w:tc>
          <w:tcPr>
            <w:tcW w:w="572" w:type="dxa"/>
          </w:tcPr>
          <w:p w14:paraId="350D5866" w14:textId="504A70CB" w:rsidR="00D53B51" w:rsidRPr="00CF01E2" w:rsidRDefault="00D53B51" w:rsidP="0052287D">
            <w:pPr>
              <w:spacing w:line="240" w:lineRule="auto"/>
              <w:jc w:val="both"/>
              <w:rPr>
                <w:sz w:val="16"/>
                <w:szCs w:val="16"/>
              </w:rPr>
            </w:pPr>
            <w:r w:rsidRPr="00CF01E2">
              <w:rPr>
                <w:sz w:val="16"/>
                <w:szCs w:val="16"/>
              </w:rPr>
              <w:t>6</w:t>
            </w:r>
          </w:p>
        </w:tc>
        <w:tc>
          <w:tcPr>
            <w:tcW w:w="2126" w:type="dxa"/>
          </w:tcPr>
          <w:p w14:paraId="34A137BC" w14:textId="23B6C0C0" w:rsidR="00D53B51" w:rsidRPr="00CF01E2" w:rsidRDefault="00D53B51" w:rsidP="0052287D">
            <w:pPr>
              <w:spacing w:line="240" w:lineRule="auto"/>
              <w:jc w:val="both"/>
              <w:rPr>
                <w:sz w:val="16"/>
                <w:szCs w:val="16"/>
              </w:rPr>
            </w:pPr>
            <w:proofErr w:type="spellStart"/>
            <w:r w:rsidRPr="00CF01E2">
              <w:rPr>
                <w:sz w:val="16"/>
                <w:szCs w:val="16"/>
              </w:rPr>
              <w:t>Cyt</w:t>
            </w:r>
            <w:proofErr w:type="spellEnd"/>
            <w:r w:rsidRPr="00CF01E2">
              <w:rPr>
                <w:sz w:val="16"/>
                <w:szCs w:val="16"/>
              </w:rPr>
              <w:t xml:space="preserve"> b</w:t>
            </w:r>
          </w:p>
        </w:tc>
        <w:tc>
          <w:tcPr>
            <w:tcW w:w="1418" w:type="dxa"/>
          </w:tcPr>
          <w:p w14:paraId="27E3ED82" w14:textId="2E5B56CC" w:rsidR="00D53B51" w:rsidRPr="00CF01E2" w:rsidRDefault="00D53B51" w:rsidP="0052287D">
            <w:pPr>
              <w:spacing w:line="240" w:lineRule="auto"/>
              <w:jc w:val="both"/>
              <w:rPr>
                <w:sz w:val="16"/>
                <w:szCs w:val="16"/>
              </w:rPr>
            </w:pPr>
            <w:r w:rsidRPr="00CF01E2">
              <w:rPr>
                <w:sz w:val="16"/>
                <w:szCs w:val="16"/>
              </w:rPr>
              <w:t>117 ± 4</w:t>
            </w:r>
          </w:p>
        </w:tc>
        <w:tc>
          <w:tcPr>
            <w:tcW w:w="850" w:type="dxa"/>
          </w:tcPr>
          <w:p w14:paraId="47F865A3" w14:textId="011D93B3" w:rsidR="00D53B51" w:rsidRPr="00CF01E2" w:rsidRDefault="00D53B51" w:rsidP="0052287D">
            <w:pPr>
              <w:spacing w:line="240" w:lineRule="auto"/>
              <w:jc w:val="both"/>
              <w:rPr>
                <w:i/>
                <w:iCs/>
                <w:sz w:val="16"/>
                <w:szCs w:val="16"/>
              </w:rPr>
            </w:pPr>
            <w:r w:rsidRPr="00CF01E2">
              <w:rPr>
                <w:sz w:val="16"/>
                <w:szCs w:val="16"/>
              </w:rPr>
              <w:t>585</w:t>
            </w:r>
          </w:p>
        </w:tc>
        <w:tc>
          <w:tcPr>
            <w:tcW w:w="652" w:type="dxa"/>
          </w:tcPr>
          <w:p w14:paraId="5E4D7798" w14:textId="66B7E75B" w:rsidR="00D53B51" w:rsidRPr="00CF01E2" w:rsidRDefault="00D53B51" w:rsidP="0052287D">
            <w:pPr>
              <w:spacing w:line="240" w:lineRule="auto"/>
              <w:jc w:val="both"/>
              <w:rPr>
                <w:i/>
                <w:iCs/>
                <w:sz w:val="16"/>
                <w:szCs w:val="16"/>
              </w:rPr>
            </w:pPr>
            <w:r w:rsidRPr="00CF01E2">
              <w:rPr>
                <w:sz w:val="16"/>
                <w:szCs w:val="16"/>
              </w:rPr>
              <w:t>5</w:t>
            </w:r>
          </w:p>
        </w:tc>
        <w:tc>
          <w:tcPr>
            <w:tcW w:w="1443" w:type="dxa"/>
          </w:tcPr>
          <w:p w14:paraId="6E1B4F44" w14:textId="51562A7A" w:rsidR="00D53B51" w:rsidRPr="00CF01E2" w:rsidRDefault="00D53B51" w:rsidP="0052287D">
            <w:pPr>
              <w:spacing w:line="240" w:lineRule="auto"/>
              <w:jc w:val="both"/>
              <w:rPr>
                <w:sz w:val="16"/>
                <w:szCs w:val="16"/>
              </w:rPr>
            </w:pPr>
            <w:r w:rsidRPr="00CF01E2">
              <w:rPr>
                <w:i/>
                <w:iCs/>
                <w:sz w:val="16"/>
                <w:szCs w:val="16"/>
              </w:rPr>
              <w:t>T. cruzi</w:t>
            </w:r>
            <w:r w:rsidRPr="00CF01E2">
              <w:rPr>
                <w:sz w:val="16"/>
                <w:szCs w:val="16"/>
              </w:rPr>
              <w:t xml:space="preserve"> </w:t>
            </w:r>
            <w:r w:rsidRPr="00CF01E2">
              <w:rPr>
                <w:sz w:val="16"/>
                <w:szCs w:val="16"/>
              </w:rPr>
              <w:fldChar w:fldCharType="begin" w:fldLock="1"/>
            </w:r>
            <w:r w:rsidR="009545A3">
              <w:rPr>
                <w:sz w:val="16"/>
                <w:szCs w:val="16"/>
              </w:rPr>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f058c0db-1fec-4e56-a180-8fb88149e32a"]}],"mendeley":{"formattedCitation":"(10)","plainTextFormattedCitation":"(10)","previouslyFormattedCitation":"(10)"},"properties":{"noteIndex":0},"schema":"https://github.com/citation-style-language/schema/raw/master/csl-citation.json"}</w:instrText>
            </w:r>
            <w:r w:rsidRPr="00CF01E2">
              <w:rPr>
                <w:sz w:val="16"/>
                <w:szCs w:val="16"/>
              </w:rPr>
              <w:fldChar w:fldCharType="separate"/>
            </w:r>
            <w:r w:rsidR="009D1926" w:rsidRPr="009D1926">
              <w:rPr>
                <w:noProof/>
                <w:sz w:val="16"/>
                <w:szCs w:val="16"/>
              </w:rPr>
              <w:t>(10)</w:t>
            </w:r>
            <w:r w:rsidRPr="00CF01E2">
              <w:rPr>
                <w:sz w:val="16"/>
                <w:szCs w:val="16"/>
              </w:rPr>
              <w:fldChar w:fldCharType="end"/>
            </w:r>
          </w:p>
        </w:tc>
      </w:tr>
      <w:tr w:rsidR="00D53B51" w:rsidRPr="00CF01E2" w14:paraId="677BB7B7" w14:textId="77777777" w:rsidTr="00717DA7">
        <w:trPr>
          <w:trHeight w:val="243"/>
        </w:trPr>
        <w:tc>
          <w:tcPr>
            <w:tcW w:w="1975" w:type="dxa"/>
          </w:tcPr>
          <w:p w14:paraId="7243843B" w14:textId="55A01EAE" w:rsidR="00D53B51" w:rsidRPr="00CF01E2" w:rsidRDefault="00D53B51" w:rsidP="0052287D">
            <w:pPr>
              <w:spacing w:line="240" w:lineRule="auto"/>
              <w:jc w:val="both"/>
              <w:rPr>
                <w:sz w:val="16"/>
                <w:szCs w:val="16"/>
              </w:rPr>
            </w:pPr>
            <w:r w:rsidRPr="00CF01E2">
              <w:rPr>
                <w:sz w:val="16"/>
                <w:szCs w:val="16"/>
              </w:rPr>
              <w:t>Oligomycin A</w:t>
            </w:r>
          </w:p>
        </w:tc>
        <w:tc>
          <w:tcPr>
            <w:tcW w:w="572" w:type="dxa"/>
          </w:tcPr>
          <w:p w14:paraId="47285FEE" w14:textId="52D609F7" w:rsidR="00D53B51" w:rsidRPr="00CF01E2" w:rsidRDefault="00D53B51" w:rsidP="0052287D">
            <w:pPr>
              <w:spacing w:line="240" w:lineRule="auto"/>
              <w:jc w:val="both"/>
              <w:rPr>
                <w:sz w:val="16"/>
                <w:szCs w:val="16"/>
              </w:rPr>
            </w:pPr>
            <w:r w:rsidRPr="00CF01E2">
              <w:rPr>
                <w:sz w:val="16"/>
                <w:szCs w:val="16"/>
              </w:rPr>
              <w:t>7</w:t>
            </w:r>
          </w:p>
        </w:tc>
        <w:tc>
          <w:tcPr>
            <w:tcW w:w="2126" w:type="dxa"/>
          </w:tcPr>
          <w:p w14:paraId="3AAEA6F6" w14:textId="5C0501F1" w:rsidR="00D53B51" w:rsidRPr="00CF01E2" w:rsidRDefault="00D53B51" w:rsidP="0052287D">
            <w:pPr>
              <w:spacing w:line="240" w:lineRule="auto"/>
              <w:jc w:val="both"/>
              <w:rPr>
                <w:sz w:val="16"/>
                <w:szCs w:val="16"/>
              </w:rPr>
            </w:pPr>
            <w:r w:rsidRPr="00CF01E2">
              <w:rPr>
                <w:sz w:val="16"/>
                <w:szCs w:val="16"/>
              </w:rPr>
              <w:t>Mitochondrial complex V</w:t>
            </w:r>
          </w:p>
        </w:tc>
        <w:tc>
          <w:tcPr>
            <w:tcW w:w="1418" w:type="dxa"/>
          </w:tcPr>
          <w:p w14:paraId="5947FC23" w14:textId="2C476497" w:rsidR="00D53B51" w:rsidRPr="00CF01E2" w:rsidRDefault="00D53B51" w:rsidP="0052287D">
            <w:pPr>
              <w:spacing w:line="240" w:lineRule="auto"/>
              <w:jc w:val="both"/>
              <w:rPr>
                <w:sz w:val="16"/>
                <w:szCs w:val="16"/>
              </w:rPr>
            </w:pPr>
            <w:r w:rsidRPr="00CF01E2">
              <w:rPr>
                <w:sz w:val="16"/>
                <w:szCs w:val="16"/>
              </w:rPr>
              <w:t>84.8 ± 7.1</w:t>
            </w:r>
          </w:p>
        </w:tc>
        <w:tc>
          <w:tcPr>
            <w:tcW w:w="850" w:type="dxa"/>
          </w:tcPr>
          <w:p w14:paraId="79C51A95" w14:textId="49EAC2B5" w:rsidR="00D53B51" w:rsidRPr="00CF01E2" w:rsidRDefault="00D53B51" w:rsidP="0052287D">
            <w:pPr>
              <w:spacing w:line="240" w:lineRule="auto"/>
              <w:jc w:val="both"/>
              <w:rPr>
                <w:sz w:val="16"/>
                <w:szCs w:val="16"/>
              </w:rPr>
            </w:pPr>
            <w:r w:rsidRPr="00CF01E2">
              <w:rPr>
                <w:sz w:val="16"/>
                <w:szCs w:val="16"/>
              </w:rPr>
              <w:t>397</w:t>
            </w:r>
          </w:p>
        </w:tc>
        <w:tc>
          <w:tcPr>
            <w:tcW w:w="652" w:type="dxa"/>
          </w:tcPr>
          <w:p w14:paraId="12C0DDE3" w14:textId="4E3C6907" w:rsidR="00D53B51" w:rsidRPr="00CF01E2" w:rsidRDefault="00D53B51" w:rsidP="0052287D">
            <w:pPr>
              <w:spacing w:line="240" w:lineRule="auto"/>
              <w:jc w:val="both"/>
              <w:rPr>
                <w:sz w:val="16"/>
                <w:szCs w:val="16"/>
              </w:rPr>
            </w:pPr>
            <w:r w:rsidRPr="00CF01E2">
              <w:rPr>
                <w:sz w:val="16"/>
                <w:szCs w:val="16"/>
              </w:rPr>
              <w:t>5</w:t>
            </w:r>
          </w:p>
        </w:tc>
        <w:tc>
          <w:tcPr>
            <w:tcW w:w="1443" w:type="dxa"/>
          </w:tcPr>
          <w:p w14:paraId="39A0C393" w14:textId="5095390E" w:rsidR="00D53B51" w:rsidRPr="00CF01E2" w:rsidRDefault="00D53B51" w:rsidP="0052287D">
            <w:pPr>
              <w:spacing w:line="240" w:lineRule="auto"/>
              <w:jc w:val="both"/>
              <w:rPr>
                <w:sz w:val="16"/>
                <w:szCs w:val="16"/>
              </w:rPr>
            </w:pPr>
            <w:r w:rsidRPr="00CF01E2">
              <w:rPr>
                <w:sz w:val="16"/>
                <w:szCs w:val="16"/>
              </w:rPr>
              <w:fldChar w:fldCharType="begin" w:fldLock="1"/>
            </w:r>
            <w:r w:rsidR="009545A3">
              <w:rPr>
                <w:sz w:val="16"/>
                <w:szCs w:val="16"/>
              </w:rPr>
              <w:instrText>ADDIN CSL_CITATION {"citationItems":[{"id":"ITEM-1","itemData":{"author":[{"dropping-particle":"","family":"Lardy","given":"H.A.","non-dropping-particle":"","parse-names":false,"suffix":""},{"dropping-particle":"","family":"Johnson","given":"D.","non-dropping-particle":"","parse-names":false,"suffix":""},{"dropping-particle":"","family":"McMurray","given":"W.C.","non-dropping-particle":"","parse-names":false,"suffix":""}],"container-title":"Archives of Biochemistry and Biophysics","id":"ITEM-1","issue":"2","issued":{"date-parts":[["1958"]]},"page":"587-597","title":"Antibiotics as tools for metabolic studies. I. A survey of toxic antibiotics in respiratory, phosphorylative and glycolytic systems","type":"article-journal","volume":"78"},"uris":["http://www.mendeley.com/documents/?uuid=bddae759-bdcb-4c44-972d-59f862aa2db5"]}],"mendeley":{"formattedCitation":"(34)","plainTextFormattedCitation":"(34)","previouslyFormattedCitation":"(34)"},"properties":{"noteIndex":0},"schema":"https://github.com/citation-style-language/schema/raw/master/csl-citation.json"}</w:instrText>
            </w:r>
            <w:r w:rsidRPr="00CF01E2">
              <w:rPr>
                <w:sz w:val="16"/>
                <w:szCs w:val="16"/>
              </w:rPr>
              <w:fldChar w:fldCharType="separate"/>
            </w:r>
            <w:r w:rsidR="009D1926" w:rsidRPr="009D1926">
              <w:rPr>
                <w:noProof/>
                <w:sz w:val="16"/>
                <w:szCs w:val="16"/>
              </w:rPr>
              <w:t>(34)</w:t>
            </w:r>
            <w:r w:rsidRPr="00CF01E2">
              <w:rPr>
                <w:sz w:val="16"/>
                <w:szCs w:val="16"/>
              </w:rPr>
              <w:fldChar w:fldCharType="end"/>
            </w:r>
          </w:p>
        </w:tc>
      </w:tr>
      <w:tr w:rsidR="00D53B51" w:rsidRPr="00CF01E2" w14:paraId="0F3F2539" w14:textId="77777777" w:rsidTr="00717DA7">
        <w:trPr>
          <w:trHeight w:val="211"/>
        </w:trPr>
        <w:tc>
          <w:tcPr>
            <w:tcW w:w="1975" w:type="dxa"/>
          </w:tcPr>
          <w:p w14:paraId="1043D51B" w14:textId="791C6336" w:rsidR="00D53B51" w:rsidRPr="00CF01E2" w:rsidRDefault="00D53B51" w:rsidP="0052287D">
            <w:pPr>
              <w:spacing w:line="240" w:lineRule="auto"/>
              <w:jc w:val="both"/>
              <w:rPr>
                <w:sz w:val="16"/>
                <w:szCs w:val="16"/>
              </w:rPr>
            </w:pPr>
            <w:r w:rsidRPr="00CF01E2">
              <w:rPr>
                <w:sz w:val="16"/>
                <w:szCs w:val="16"/>
              </w:rPr>
              <w:t>2,4-dinitrophenol</w:t>
            </w:r>
          </w:p>
        </w:tc>
        <w:tc>
          <w:tcPr>
            <w:tcW w:w="572" w:type="dxa"/>
          </w:tcPr>
          <w:p w14:paraId="3BC4568D" w14:textId="784929FC" w:rsidR="00D53B51" w:rsidRPr="00CF01E2" w:rsidRDefault="00D53B51" w:rsidP="0052287D">
            <w:pPr>
              <w:spacing w:line="240" w:lineRule="auto"/>
              <w:jc w:val="both"/>
              <w:rPr>
                <w:sz w:val="16"/>
                <w:szCs w:val="16"/>
              </w:rPr>
            </w:pPr>
            <w:r w:rsidRPr="00CF01E2">
              <w:rPr>
                <w:sz w:val="16"/>
                <w:szCs w:val="16"/>
              </w:rPr>
              <w:t>8</w:t>
            </w:r>
          </w:p>
        </w:tc>
        <w:tc>
          <w:tcPr>
            <w:tcW w:w="2126" w:type="dxa"/>
          </w:tcPr>
          <w:p w14:paraId="2F8C1365" w14:textId="72F4FE15" w:rsidR="00D53B51" w:rsidRPr="00CF01E2" w:rsidRDefault="00D53B51" w:rsidP="0052287D">
            <w:pPr>
              <w:spacing w:line="240" w:lineRule="auto"/>
              <w:jc w:val="both"/>
              <w:rPr>
                <w:sz w:val="16"/>
                <w:szCs w:val="16"/>
              </w:rPr>
            </w:pPr>
            <w:r w:rsidRPr="00CF01E2">
              <w:rPr>
                <w:sz w:val="16"/>
                <w:szCs w:val="16"/>
              </w:rPr>
              <w:t>Protonophore</w:t>
            </w:r>
          </w:p>
        </w:tc>
        <w:tc>
          <w:tcPr>
            <w:tcW w:w="1418" w:type="dxa"/>
          </w:tcPr>
          <w:p w14:paraId="2BD0C7BC" w14:textId="5E4234A2" w:rsidR="00D53B51" w:rsidRPr="00CF01E2" w:rsidRDefault="00D53B51" w:rsidP="0052287D">
            <w:pPr>
              <w:spacing w:line="240" w:lineRule="auto"/>
              <w:jc w:val="both"/>
              <w:rPr>
                <w:sz w:val="16"/>
                <w:szCs w:val="16"/>
              </w:rPr>
            </w:pPr>
            <w:r w:rsidRPr="00CF01E2">
              <w:rPr>
                <w:sz w:val="16"/>
                <w:szCs w:val="16"/>
              </w:rPr>
              <w:t>175,000 ± 3,700</w:t>
            </w:r>
          </w:p>
        </w:tc>
        <w:tc>
          <w:tcPr>
            <w:tcW w:w="850" w:type="dxa"/>
          </w:tcPr>
          <w:p w14:paraId="147DE9D6" w14:textId="2CEA10FB" w:rsidR="00D53B51" w:rsidRPr="00CF01E2" w:rsidRDefault="00D53B51" w:rsidP="0052287D">
            <w:pPr>
              <w:spacing w:line="240" w:lineRule="auto"/>
              <w:jc w:val="both"/>
              <w:rPr>
                <w:sz w:val="16"/>
                <w:szCs w:val="16"/>
              </w:rPr>
            </w:pPr>
            <w:r w:rsidRPr="00CF01E2">
              <w:rPr>
                <w:sz w:val="16"/>
                <w:szCs w:val="16"/>
              </w:rPr>
              <w:t>880,000</w:t>
            </w:r>
          </w:p>
        </w:tc>
        <w:tc>
          <w:tcPr>
            <w:tcW w:w="652" w:type="dxa"/>
          </w:tcPr>
          <w:p w14:paraId="4669777B" w14:textId="2A9A36C4" w:rsidR="00D53B51" w:rsidRPr="00CF01E2" w:rsidRDefault="00D53B51" w:rsidP="0052287D">
            <w:pPr>
              <w:spacing w:line="240" w:lineRule="auto"/>
              <w:jc w:val="both"/>
              <w:rPr>
                <w:sz w:val="16"/>
                <w:szCs w:val="16"/>
              </w:rPr>
            </w:pPr>
            <w:r w:rsidRPr="00CF01E2">
              <w:rPr>
                <w:sz w:val="16"/>
                <w:szCs w:val="16"/>
              </w:rPr>
              <w:t>5</w:t>
            </w:r>
          </w:p>
        </w:tc>
        <w:tc>
          <w:tcPr>
            <w:tcW w:w="1443" w:type="dxa"/>
          </w:tcPr>
          <w:p w14:paraId="038B3A10" w14:textId="213865B3" w:rsidR="00D53B51" w:rsidRPr="00CF01E2" w:rsidRDefault="00D53B51" w:rsidP="0052287D">
            <w:pPr>
              <w:spacing w:line="240" w:lineRule="auto"/>
              <w:jc w:val="both"/>
              <w:rPr>
                <w:sz w:val="16"/>
                <w:szCs w:val="16"/>
              </w:rPr>
            </w:pPr>
            <w:r w:rsidRPr="00CF01E2">
              <w:rPr>
                <w:sz w:val="16"/>
                <w:szCs w:val="16"/>
              </w:rPr>
              <w:fldChar w:fldCharType="begin" w:fldLock="1"/>
            </w:r>
            <w:r w:rsidR="009545A3">
              <w:rPr>
                <w:sz w:val="16"/>
                <w:szCs w:val="16"/>
              </w:rPr>
              <w:instrText>ADDIN CSL_CITATION {"citationItems":[{"id":"ITEM-1","itemData":{"DOI":"10.1016/0014-5793(68)80008-0","ISSN":"00145793","author":[{"dropping-particle":"","family":"Karlish","given":"S. J.D.","non-dropping-particle":"","parse-names":false,"suffix":""},{"dropping-particle":"","family":"Avron","given":"M.","non-dropping-particle":"","parse-names":false,"suffix":""}],"container-title":"FEBS Letters","id":"ITEM-1","issue":"1","issued":{"date-parts":[["1968"]]},"page":"21-24","title":"Dinitrophenol and valinomycin as uncouplers in isolated chloroplasts","type":"article-journal","volume":"1"},"uris":["http://www.mendeley.com/documents/?uuid=2b476b83-1562-49fd-85cc-265dd7462d11"]}],"mendeley":{"formattedCitation":"(35)","plainTextFormattedCitation":"(35)","previouslyFormattedCitation":"(35)"},"properties":{"noteIndex":0},"schema":"https://github.com/citation-style-language/schema/raw/master/csl-citation.json"}</w:instrText>
            </w:r>
            <w:r w:rsidRPr="00CF01E2">
              <w:rPr>
                <w:sz w:val="16"/>
                <w:szCs w:val="16"/>
              </w:rPr>
              <w:fldChar w:fldCharType="separate"/>
            </w:r>
            <w:r w:rsidR="009D1926" w:rsidRPr="009D1926">
              <w:rPr>
                <w:noProof/>
                <w:sz w:val="16"/>
                <w:szCs w:val="16"/>
              </w:rPr>
              <w:t>(35)</w:t>
            </w:r>
            <w:r w:rsidRPr="00CF01E2">
              <w:rPr>
                <w:sz w:val="16"/>
                <w:szCs w:val="16"/>
              </w:rPr>
              <w:fldChar w:fldCharType="end"/>
            </w:r>
          </w:p>
        </w:tc>
      </w:tr>
      <w:tr w:rsidR="00D53B51" w:rsidRPr="00CF01E2" w14:paraId="000B95F7" w14:textId="77777777" w:rsidTr="00717DA7">
        <w:trPr>
          <w:trHeight w:val="243"/>
        </w:trPr>
        <w:tc>
          <w:tcPr>
            <w:tcW w:w="1975" w:type="dxa"/>
          </w:tcPr>
          <w:p w14:paraId="0483B209" w14:textId="422181A1" w:rsidR="00D53B51" w:rsidRPr="00CF01E2" w:rsidRDefault="00D53B51" w:rsidP="0052287D">
            <w:pPr>
              <w:spacing w:line="240" w:lineRule="auto"/>
              <w:jc w:val="both"/>
              <w:rPr>
                <w:sz w:val="16"/>
                <w:szCs w:val="16"/>
              </w:rPr>
            </w:pPr>
            <w:proofErr w:type="gramStart"/>
            <w:r w:rsidRPr="00CF01E2">
              <w:rPr>
                <w:sz w:val="16"/>
                <w:szCs w:val="16"/>
              </w:rPr>
              <w:t>N,N</w:t>
            </w:r>
            <w:proofErr w:type="gramEnd"/>
            <w:r w:rsidRPr="00CF01E2">
              <w:rPr>
                <w:sz w:val="16"/>
                <w:szCs w:val="16"/>
              </w:rPr>
              <w:t>,N</w:t>
            </w:r>
            <w:proofErr w:type="gramStart"/>
            <w:r w:rsidRPr="00CF01E2">
              <w:rPr>
                <w:sz w:val="16"/>
                <w:szCs w:val="16"/>
              </w:rPr>
              <w:t>′,N</w:t>
            </w:r>
            <w:proofErr w:type="gramEnd"/>
            <w:r w:rsidRPr="00CF01E2">
              <w:rPr>
                <w:sz w:val="16"/>
                <w:szCs w:val="16"/>
              </w:rPr>
              <w:t>′-</w:t>
            </w:r>
            <w:proofErr w:type="spellStart"/>
            <w:r w:rsidRPr="00CF01E2">
              <w:rPr>
                <w:sz w:val="16"/>
                <w:szCs w:val="16"/>
              </w:rPr>
              <w:t>Tetrakis</w:t>
            </w:r>
            <w:proofErr w:type="spellEnd"/>
            <w:r w:rsidRPr="00CF01E2">
              <w:rPr>
                <w:sz w:val="16"/>
                <w:szCs w:val="16"/>
              </w:rPr>
              <w:t>(2-pyridinylmethyl)-1,2-ethanediamine</w:t>
            </w:r>
          </w:p>
        </w:tc>
        <w:tc>
          <w:tcPr>
            <w:tcW w:w="572" w:type="dxa"/>
          </w:tcPr>
          <w:p w14:paraId="0D79DF0A" w14:textId="29DC9FE9" w:rsidR="00D53B51" w:rsidRPr="00CF01E2" w:rsidRDefault="00D53B51" w:rsidP="0052287D">
            <w:pPr>
              <w:spacing w:line="240" w:lineRule="auto"/>
              <w:jc w:val="both"/>
              <w:rPr>
                <w:sz w:val="16"/>
                <w:szCs w:val="16"/>
              </w:rPr>
            </w:pPr>
            <w:r w:rsidRPr="00CF01E2">
              <w:rPr>
                <w:sz w:val="16"/>
                <w:szCs w:val="16"/>
              </w:rPr>
              <w:t>9</w:t>
            </w:r>
          </w:p>
        </w:tc>
        <w:tc>
          <w:tcPr>
            <w:tcW w:w="2126" w:type="dxa"/>
          </w:tcPr>
          <w:p w14:paraId="171383A0" w14:textId="763940DA" w:rsidR="00D53B51" w:rsidRPr="00CF01E2" w:rsidRDefault="00D53B51" w:rsidP="0052287D">
            <w:pPr>
              <w:spacing w:line="240" w:lineRule="auto"/>
              <w:jc w:val="both"/>
              <w:rPr>
                <w:sz w:val="16"/>
                <w:szCs w:val="16"/>
              </w:rPr>
            </w:pPr>
            <w:r w:rsidRPr="00CF01E2">
              <w:rPr>
                <w:sz w:val="16"/>
                <w:szCs w:val="16"/>
              </w:rPr>
              <w:t>Me2+ chelator</w:t>
            </w:r>
          </w:p>
        </w:tc>
        <w:tc>
          <w:tcPr>
            <w:tcW w:w="1418" w:type="dxa"/>
          </w:tcPr>
          <w:p w14:paraId="62AD4739" w14:textId="512FFC4F" w:rsidR="00D53B51" w:rsidRPr="00CF01E2" w:rsidRDefault="00D53B51" w:rsidP="0052287D">
            <w:pPr>
              <w:spacing w:line="240" w:lineRule="auto"/>
              <w:jc w:val="both"/>
              <w:rPr>
                <w:sz w:val="16"/>
                <w:szCs w:val="16"/>
              </w:rPr>
            </w:pPr>
            <w:r w:rsidRPr="00CF01E2">
              <w:rPr>
                <w:sz w:val="16"/>
                <w:szCs w:val="16"/>
              </w:rPr>
              <w:t>5,450 ± 250</w:t>
            </w:r>
          </w:p>
        </w:tc>
        <w:tc>
          <w:tcPr>
            <w:tcW w:w="850" w:type="dxa"/>
          </w:tcPr>
          <w:p w14:paraId="52022B10" w14:textId="38EF52B8" w:rsidR="00D53B51" w:rsidRPr="00CF01E2" w:rsidRDefault="00D53B51" w:rsidP="0052287D">
            <w:pPr>
              <w:spacing w:line="240" w:lineRule="auto"/>
              <w:jc w:val="both"/>
              <w:rPr>
                <w:i/>
                <w:iCs/>
                <w:sz w:val="16"/>
                <w:szCs w:val="16"/>
              </w:rPr>
            </w:pPr>
            <w:r w:rsidRPr="00CF01E2">
              <w:rPr>
                <w:sz w:val="16"/>
                <w:szCs w:val="16"/>
              </w:rPr>
              <w:t>28,000</w:t>
            </w:r>
          </w:p>
        </w:tc>
        <w:tc>
          <w:tcPr>
            <w:tcW w:w="652" w:type="dxa"/>
          </w:tcPr>
          <w:p w14:paraId="556BA826" w14:textId="50452586" w:rsidR="00D53B51" w:rsidRPr="00CF01E2" w:rsidRDefault="00D53B51" w:rsidP="0052287D">
            <w:pPr>
              <w:spacing w:line="240" w:lineRule="auto"/>
              <w:jc w:val="both"/>
              <w:rPr>
                <w:i/>
                <w:iCs/>
                <w:sz w:val="16"/>
                <w:szCs w:val="16"/>
              </w:rPr>
            </w:pPr>
            <w:r w:rsidRPr="00CF01E2">
              <w:rPr>
                <w:sz w:val="16"/>
                <w:szCs w:val="16"/>
              </w:rPr>
              <w:t>5</w:t>
            </w:r>
          </w:p>
        </w:tc>
        <w:tc>
          <w:tcPr>
            <w:tcW w:w="1443" w:type="dxa"/>
          </w:tcPr>
          <w:p w14:paraId="2C923518" w14:textId="62283B14" w:rsidR="00D53B51" w:rsidRPr="00CF01E2" w:rsidRDefault="00D53B51" w:rsidP="0052287D">
            <w:pPr>
              <w:spacing w:line="240" w:lineRule="auto"/>
              <w:jc w:val="both"/>
              <w:rPr>
                <w:sz w:val="16"/>
                <w:szCs w:val="16"/>
              </w:rPr>
            </w:pPr>
            <w:r w:rsidRPr="00CF01E2">
              <w:rPr>
                <w:i/>
                <w:iCs/>
                <w:sz w:val="16"/>
                <w:szCs w:val="16"/>
              </w:rPr>
              <w:t xml:space="preserve">L. </w:t>
            </w:r>
            <w:proofErr w:type="spellStart"/>
            <w:r w:rsidRPr="00CF01E2">
              <w:rPr>
                <w:i/>
                <w:iCs/>
                <w:sz w:val="16"/>
                <w:szCs w:val="16"/>
              </w:rPr>
              <w:t>donovani</w:t>
            </w:r>
            <w:proofErr w:type="spellEnd"/>
            <w:r w:rsidRPr="00CF01E2">
              <w:rPr>
                <w:sz w:val="16"/>
                <w:szCs w:val="16"/>
              </w:rPr>
              <w:t xml:space="preserve"> </w:t>
            </w:r>
            <w:r w:rsidRPr="00CF01E2">
              <w:rPr>
                <w:sz w:val="16"/>
                <w:szCs w:val="16"/>
              </w:rPr>
              <w:fldChar w:fldCharType="begin" w:fldLock="1"/>
            </w:r>
            <w:r w:rsidR="009545A3">
              <w:rPr>
                <w:sz w:val="16"/>
                <w:szCs w:val="16"/>
              </w:rPr>
              <w:instrText>ADDIN CSL_CITATION {"citationItems":[{"id":"ITEM-1","itemData":{"DOI":"10.1038/s41598-017-10041-6","ISSN":"20452322","PMID":"28874760","abstract":"Micronutrients are essential for survival and growth for all the organisms including pathogens. In this manuscript, we report that zinc (Zn) chelator N,N,N',N'-tetrakis(2-pyridinylmethyl)-1,2-ethylenediamine (TPEN) affects growth and viability of intracellular pathogen Leishmania donovani (LD) by a concentration and time dependent manner. Simultaneous addition of zinc salt reverses the effect of TPEN. Further experiments provide evidence of apoptosis-like death of the parasite due to Zn-depletion. TPEN treatment enhances caspase-like activity suggesting increase in apoptosis-like events in LD. Specific inhibitors of cathepsin B and Endoclease G block TPEN-induced leishmanial death. Evidences show involvement of reactive oxygen species (ROS) potentially of extra-mitochondrial origin in TPEN-induced LD death. Pentavalent antimonials remained the prime source of treatment against leishmaniasis for several decades; however, antimony-resistant Leishmania is now common source of the disease. We also reveal that Zn-depletion can promote apoptosis-like death in antimony-resistant parasites. In summary, we present a new finding about the role of zinc in the survival of drug sensitive and antimony-resistant LD.","author":[{"dropping-particle":"","family":"Saini","given":"Shalini","non-dropping-particle":"","parse-names":false,"suffix":""},{"dropping-particle":"","family":"Bharati","given":"Kavita","non-dropping-particle":"","parse-names":false,"suffix":""},{"dropping-particle":"","family":"Shaha","given":"Chandrima","non-dropping-particle":"","parse-names":false,"suffix":""},{"dropping-particle":"","family":"Mukhopadhyay","given":"Chinmay K.","non-dropping-particle":"","parse-names":false,"suffix":""}],"container-title":"Scientific Reports","id":"ITEM-1","issue":"1","issued":{"date-parts":[["2017"]]},"page":"1-14","publisher":"Springer US","title":"Zinc depletion promotes apoptosis-like death in drug-sensitive and antimony-resistance Leishmania donovani","type":"article-journal","volume":"7"},"uris":["http://www.mendeley.com/documents/?uuid=23345a34-a722-4f23-874e-579f2595cce3"]}],"mendeley":{"formattedCitation":"(39)","plainTextFormattedCitation":"(39)","previouslyFormattedCitation":"(39)"},"properties":{"noteIndex":0},"schema":"https://github.com/citation-style-language/schema/raw/master/csl-citation.json"}</w:instrText>
            </w:r>
            <w:r w:rsidRPr="00CF01E2">
              <w:rPr>
                <w:sz w:val="16"/>
                <w:szCs w:val="16"/>
              </w:rPr>
              <w:fldChar w:fldCharType="separate"/>
            </w:r>
            <w:r w:rsidR="009D1926" w:rsidRPr="009D1926">
              <w:rPr>
                <w:noProof/>
                <w:sz w:val="16"/>
                <w:szCs w:val="16"/>
              </w:rPr>
              <w:t>(39)</w:t>
            </w:r>
            <w:r w:rsidRPr="00CF01E2">
              <w:rPr>
                <w:sz w:val="16"/>
                <w:szCs w:val="16"/>
              </w:rPr>
              <w:fldChar w:fldCharType="end"/>
            </w:r>
          </w:p>
        </w:tc>
      </w:tr>
      <w:tr w:rsidR="00D53B51" w:rsidRPr="00CF01E2" w14:paraId="5B63491A" w14:textId="77777777" w:rsidTr="00717DA7">
        <w:trPr>
          <w:trHeight w:val="243"/>
        </w:trPr>
        <w:tc>
          <w:tcPr>
            <w:tcW w:w="1975" w:type="dxa"/>
          </w:tcPr>
          <w:p w14:paraId="5784D9B4" w14:textId="620C6BD5" w:rsidR="00D53B51" w:rsidRPr="00CF01E2" w:rsidRDefault="00D53B51" w:rsidP="0052287D">
            <w:pPr>
              <w:spacing w:line="240" w:lineRule="auto"/>
              <w:jc w:val="both"/>
              <w:rPr>
                <w:sz w:val="16"/>
                <w:szCs w:val="16"/>
              </w:rPr>
            </w:pPr>
            <w:r w:rsidRPr="00CF01E2">
              <w:rPr>
                <w:sz w:val="16"/>
                <w:szCs w:val="16"/>
              </w:rPr>
              <w:t>DDD01012248</w:t>
            </w:r>
          </w:p>
        </w:tc>
        <w:tc>
          <w:tcPr>
            <w:tcW w:w="572" w:type="dxa"/>
          </w:tcPr>
          <w:p w14:paraId="79162DBD" w14:textId="6F78DC65" w:rsidR="00D53B51" w:rsidRPr="00CF01E2" w:rsidRDefault="00D53B51" w:rsidP="0052287D">
            <w:pPr>
              <w:spacing w:line="240" w:lineRule="auto"/>
              <w:jc w:val="both"/>
              <w:rPr>
                <w:sz w:val="16"/>
                <w:szCs w:val="16"/>
              </w:rPr>
            </w:pPr>
            <w:r w:rsidRPr="00CF01E2">
              <w:rPr>
                <w:sz w:val="16"/>
                <w:szCs w:val="16"/>
              </w:rPr>
              <w:t>10</w:t>
            </w:r>
          </w:p>
        </w:tc>
        <w:tc>
          <w:tcPr>
            <w:tcW w:w="2126" w:type="dxa"/>
          </w:tcPr>
          <w:p w14:paraId="16CCC2F1" w14:textId="176E2F38" w:rsidR="00D53B51" w:rsidRPr="00CF01E2" w:rsidRDefault="00D53B51" w:rsidP="0052287D">
            <w:pPr>
              <w:spacing w:line="240" w:lineRule="auto"/>
              <w:jc w:val="both"/>
              <w:rPr>
                <w:sz w:val="16"/>
                <w:szCs w:val="16"/>
              </w:rPr>
            </w:pPr>
            <w:r w:rsidRPr="00CF01E2">
              <w:rPr>
                <w:sz w:val="16"/>
                <w:szCs w:val="16"/>
              </w:rPr>
              <w:t>Proteasome</w:t>
            </w:r>
          </w:p>
        </w:tc>
        <w:tc>
          <w:tcPr>
            <w:tcW w:w="1418" w:type="dxa"/>
          </w:tcPr>
          <w:p w14:paraId="485F4927" w14:textId="081FF651" w:rsidR="00D53B51" w:rsidRPr="00CF01E2" w:rsidRDefault="00D53B51" w:rsidP="0052287D">
            <w:pPr>
              <w:spacing w:line="240" w:lineRule="auto"/>
              <w:jc w:val="both"/>
              <w:rPr>
                <w:sz w:val="16"/>
                <w:szCs w:val="16"/>
              </w:rPr>
            </w:pPr>
            <w:r w:rsidRPr="00CF01E2">
              <w:rPr>
                <w:sz w:val="16"/>
                <w:szCs w:val="16"/>
              </w:rPr>
              <w:t>117 ± 3</w:t>
            </w:r>
          </w:p>
        </w:tc>
        <w:tc>
          <w:tcPr>
            <w:tcW w:w="850" w:type="dxa"/>
          </w:tcPr>
          <w:p w14:paraId="77BC9CD2" w14:textId="4D394696" w:rsidR="00D53B51" w:rsidRPr="00CF01E2" w:rsidRDefault="00D53B51" w:rsidP="0052287D">
            <w:pPr>
              <w:spacing w:line="240" w:lineRule="auto"/>
              <w:jc w:val="both"/>
              <w:rPr>
                <w:i/>
                <w:iCs/>
                <w:sz w:val="16"/>
                <w:szCs w:val="16"/>
              </w:rPr>
            </w:pPr>
            <w:r w:rsidRPr="00CF01E2">
              <w:rPr>
                <w:sz w:val="16"/>
                <w:szCs w:val="16"/>
              </w:rPr>
              <w:t>595</w:t>
            </w:r>
          </w:p>
        </w:tc>
        <w:tc>
          <w:tcPr>
            <w:tcW w:w="652" w:type="dxa"/>
          </w:tcPr>
          <w:p w14:paraId="43166E52" w14:textId="2955B512" w:rsidR="00D53B51" w:rsidRPr="00CF01E2" w:rsidRDefault="00D53B51" w:rsidP="0052287D">
            <w:pPr>
              <w:spacing w:line="240" w:lineRule="auto"/>
              <w:jc w:val="both"/>
              <w:rPr>
                <w:i/>
                <w:iCs/>
                <w:sz w:val="16"/>
                <w:szCs w:val="16"/>
              </w:rPr>
            </w:pPr>
            <w:r w:rsidRPr="00CF01E2">
              <w:rPr>
                <w:sz w:val="16"/>
                <w:szCs w:val="16"/>
              </w:rPr>
              <w:t>5</w:t>
            </w:r>
          </w:p>
        </w:tc>
        <w:tc>
          <w:tcPr>
            <w:tcW w:w="1443" w:type="dxa"/>
          </w:tcPr>
          <w:p w14:paraId="0A864074" w14:textId="6483A214" w:rsidR="00D53B51" w:rsidRPr="00CF01E2" w:rsidRDefault="00D53B51" w:rsidP="0052287D">
            <w:pPr>
              <w:spacing w:line="240" w:lineRule="auto"/>
              <w:jc w:val="both"/>
              <w:rPr>
                <w:sz w:val="16"/>
                <w:szCs w:val="16"/>
              </w:rPr>
            </w:pPr>
            <w:r w:rsidRPr="00CF01E2">
              <w:rPr>
                <w:i/>
                <w:iCs/>
                <w:sz w:val="16"/>
                <w:szCs w:val="16"/>
              </w:rPr>
              <w:t>T. cruzi</w:t>
            </w:r>
            <w:r w:rsidRPr="00CF01E2">
              <w:rPr>
                <w:sz w:val="16"/>
                <w:szCs w:val="16"/>
              </w:rPr>
              <w:t xml:space="preserve"> </w:t>
            </w:r>
            <w:r w:rsidRPr="00CF01E2">
              <w:rPr>
                <w:sz w:val="16"/>
                <w:szCs w:val="16"/>
              </w:rPr>
              <w:fldChar w:fldCharType="begin" w:fldLock="1"/>
            </w:r>
            <w:r w:rsidR="009545A3">
              <w:rPr>
                <w:sz w:val="16"/>
                <w:szCs w:val="16"/>
              </w:rPr>
              <w:instrText>ADDIN CSL_CITATION {"citationItems":[{"id":"ITEM-1","itemData":{"DOI":"10.1128/AAC.01535-21","ISSN":"1098-6596 (Electronic)","PMID":"34606338","abstract":"Phenotypic screening identified an arylsulfonamide compound with activity against  Trypanosoma cruzi, the causative agent of Chagas' disease. Comprehensive mode of action studies revealed that this compound primarily targets the T. cruzi proteasome, binding at the interface between β4 and β5 subunits that catalyze chymotrypsin-like activity. A mutation in the β5 subunit of the proteasome was associated with resistance to compound 1, while overexpression of this mutated subunit also reduced susceptibility to compound 1. Further genetically engineered and in vitro-selected clones resistant to proteasome inhibitors known to bind at the β4/β5 interface were cross-resistant to compound 1. Ubiquitinated proteins were additionally found to accumulate in compound 1-treated epimastigotes. Finally, thermal proteome profiling identified malic enzyme as a secondary target of compound 1, although malic enzyme inhibition was not found to drive potency. These studies identify a novel pharmacophore capable of inhibiting the T. cruzi proteasome that may be exploitable for anti-chagasic drug discovery.","author":[{"dropping-particle":"","family":"Lima","given":"Marta L","non-dropping-particle":"","parse-names":false,"suffix":""},{"dropping-particle":"","family":"Tulloch","given":"Lindsay B","non-dropping-particle":"","parse-names":false,"suffix":""},{"dropping-particle":"","family":"Corpas-Lopez","given":"Victoriano","non-dropping-particle":"","parse-names":false,"suffix":""},{"dropping-particle":"","family":"Carvalho","given":"Sandra","non-dropping-particle":"","parse-names":false,"suffix":""},{"dropping-particle":"","family":"Wall","given":"Richard J","non-dropping-particle":"","parse-names":false,"suffix":""},{"dropping-particle":"","family":"Milne","given":"Rachel","non-dropping-particle":"","parse-names":false,"suffix":""},{"dropping-particle":"","family":"Rico","given":"Eva","non-dropping-particle":"","parse-names":false,"suffix":""},{"dropping-particle":"","family":"Patterson","given":"Stephen","non-dropping-particle":"","parse-names":false,"suffix":""},{"dropping-particle":"","family":"Gilbert","given":"Ian H","non-dropping-particle":"","parse-names":false,"suffix":""},{"dropping-particle":"","family":"Moniz","given":"Sonia","non-dropping-particle":"","parse-names":false,"suffix":""},{"dropping-particle":"","family":"MacLean","given":"Lorna","non-dropping-particle":"","parse-names":false,"suffix":""},{"dropping-particle":"","family":"Torrie","given":"Leah S","non-dropping-particle":"","parse-names":false,"suffix":""},{"dropping-particle":"","family":"Morgillo","given":"Carmine","non-dropping-particle":"","parse-names":false,"suffix":""},{"dropping-particle":"","family":"Horn","given":"David","non-dropping-particle":"","parse-names":false,"suffix":""},{"dropping-particle":"","family":"Zuccotto","given":"Fabio","non-dropping-particle":"","parse-names":false,"suffix":""},{"dropping-particle":"","family":"Wyllie","given":"Susan","non-dropping-particle":"","parse-names":false,"suffix":""}],"container-title":"Antimicrobial agents and chemotherapy","id":"ITEM-1","issue":"1","issued":{"date-parts":[["2022","1"]]},"language":"eng","page":"e0153521","publisher-place":"United States","title":"Identification of a Proteasome-Targeting Arylsulfonamide with Potential for the  Treatment of Chagas' Disease.","type":"article-journal","volume":"66"},"uris":["http://www.mendeley.com/documents/?uuid=7763925a-bdbe-4aa1-83ca-4b4fe9f74f04"]}],"mendeley":{"formattedCitation":"(32)","plainTextFormattedCitation":"(32)","previouslyFormattedCitation":"(32)"},"properties":{"noteIndex":0},"schema":"https://github.com/citation-style-language/schema/raw/master/csl-citation.json"}</w:instrText>
            </w:r>
            <w:r w:rsidRPr="00CF01E2">
              <w:rPr>
                <w:sz w:val="16"/>
                <w:szCs w:val="16"/>
              </w:rPr>
              <w:fldChar w:fldCharType="separate"/>
            </w:r>
            <w:r w:rsidR="009D1926" w:rsidRPr="009D1926">
              <w:rPr>
                <w:noProof/>
                <w:sz w:val="16"/>
                <w:szCs w:val="16"/>
              </w:rPr>
              <w:t>(32)</w:t>
            </w:r>
            <w:r w:rsidRPr="00CF01E2">
              <w:rPr>
                <w:sz w:val="16"/>
                <w:szCs w:val="16"/>
              </w:rPr>
              <w:fldChar w:fldCharType="end"/>
            </w:r>
          </w:p>
        </w:tc>
      </w:tr>
      <w:tr w:rsidR="00D53B51" w:rsidRPr="00CF01E2" w14:paraId="54E9D4C5" w14:textId="77777777" w:rsidTr="00717DA7">
        <w:trPr>
          <w:trHeight w:val="243"/>
        </w:trPr>
        <w:tc>
          <w:tcPr>
            <w:tcW w:w="1975" w:type="dxa"/>
          </w:tcPr>
          <w:p w14:paraId="0AF855AC" w14:textId="5A4CFDC3" w:rsidR="00D53B51" w:rsidRPr="00CF01E2" w:rsidRDefault="00D53B51" w:rsidP="0052287D">
            <w:pPr>
              <w:spacing w:line="240" w:lineRule="auto"/>
              <w:jc w:val="both"/>
              <w:rPr>
                <w:sz w:val="16"/>
                <w:szCs w:val="16"/>
              </w:rPr>
            </w:pPr>
            <w:r w:rsidRPr="00CF01E2">
              <w:rPr>
                <w:sz w:val="16"/>
                <w:szCs w:val="16"/>
              </w:rPr>
              <w:t>DDD85646</w:t>
            </w:r>
          </w:p>
        </w:tc>
        <w:tc>
          <w:tcPr>
            <w:tcW w:w="572" w:type="dxa"/>
          </w:tcPr>
          <w:p w14:paraId="1F415792" w14:textId="02885E30" w:rsidR="00D53B51" w:rsidRPr="00CF01E2" w:rsidRDefault="00D53B51" w:rsidP="0052287D">
            <w:pPr>
              <w:spacing w:line="240" w:lineRule="auto"/>
              <w:jc w:val="both"/>
              <w:rPr>
                <w:sz w:val="16"/>
                <w:szCs w:val="16"/>
              </w:rPr>
            </w:pPr>
            <w:r w:rsidRPr="00CF01E2">
              <w:rPr>
                <w:sz w:val="16"/>
                <w:szCs w:val="16"/>
              </w:rPr>
              <w:t>11</w:t>
            </w:r>
          </w:p>
        </w:tc>
        <w:tc>
          <w:tcPr>
            <w:tcW w:w="2126" w:type="dxa"/>
          </w:tcPr>
          <w:p w14:paraId="0C7305D4" w14:textId="62E5A6EA" w:rsidR="00D53B51" w:rsidRPr="00CF01E2" w:rsidRDefault="00D53B51" w:rsidP="0052287D">
            <w:pPr>
              <w:spacing w:line="240" w:lineRule="auto"/>
              <w:jc w:val="both"/>
              <w:rPr>
                <w:sz w:val="16"/>
                <w:szCs w:val="16"/>
              </w:rPr>
            </w:pPr>
            <w:r w:rsidRPr="00CF01E2">
              <w:rPr>
                <w:sz w:val="16"/>
                <w:szCs w:val="16"/>
              </w:rPr>
              <w:t>NMT</w:t>
            </w:r>
          </w:p>
        </w:tc>
        <w:tc>
          <w:tcPr>
            <w:tcW w:w="1418" w:type="dxa"/>
          </w:tcPr>
          <w:p w14:paraId="33B34825" w14:textId="025EABF8" w:rsidR="00D53B51" w:rsidRPr="00CF01E2" w:rsidRDefault="00D53B51" w:rsidP="0052287D">
            <w:pPr>
              <w:spacing w:line="240" w:lineRule="auto"/>
              <w:jc w:val="both"/>
              <w:rPr>
                <w:sz w:val="16"/>
                <w:szCs w:val="16"/>
              </w:rPr>
            </w:pPr>
            <w:r w:rsidRPr="00CF01E2">
              <w:rPr>
                <w:sz w:val="16"/>
                <w:szCs w:val="16"/>
              </w:rPr>
              <w:t>34,500 ± 1,800</w:t>
            </w:r>
          </w:p>
        </w:tc>
        <w:tc>
          <w:tcPr>
            <w:tcW w:w="850" w:type="dxa"/>
          </w:tcPr>
          <w:p w14:paraId="3A8D8169" w14:textId="04F7FB60" w:rsidR="00D53B51" w:rsidRPr="00CF01E2" w:rsidRDefault="00D53B51" w:rsidP="0052287D">
            <w:pPr>
              <w:spacing w:line="240" w:lineRule="auto"/>
              <w:jc w:val="both"/>
              <w:rPr>
                <w:i/>
                <w:iCs/>
                <w:sz w:val="16"/>
                <w:szCs w:val="16"/>
              </w:rPr>
            </w:pPr>
            <w:r w:rsidRPr="00CF01E2">
              <w:rPr>
                <w:sz w:val="16"/>
                <w:szCs w:val="16"/>
              </w:rPr>
              <w:t>100,000</w:t>
            </w:r>
          </w:p>
        </w:tc>
        <w:tc>
          <w:tcPr>
            <w:tcW w:w="652" w:type="dxa"/>
          </w:tcPr>
          <w:p w14:paraId="2B8A8711" w14:textId="387340C9" w:rsidR="00D53B51" w:rsidRPr="00CF01E2" w:rsidRDefault="00D53B51" w:rsidP="0052287D">
            <w:pPr>
              <w:spacing w:line="240" w:lineRule="auto"/>
              <w:jc w:val="both"/>
              <w:rPr>
                <w:i/>
                <w:iCs/>
                <w:sz w:val="16"/>
                <w:szCs w:val="16"/>
              </w:rPr>
            </w:pPr>
            <w:r w:rsidRPr="00CF01E2">
              <w:rPr>
                <w:sz w:val="16"/>
                <w:szCs w:val="16"/>
              </w:rPr>
              <w:t>3</w:t>
            </w:r>
          </w:p>
        </w:tc>
        <w:tc>
          <w:tcPr>
            <w:tcW w:w="1443" w:type="dxa"/>
          </w:tcPr>
          <w:p w14:paraId="7FE37AC5" w14:textId="0AF6A708" w:rsidR="00D53B51" w:rsidRPr="00CF01E2" w:rsidRDefault="00D53B51" w:rsidP="0052287D">
            <w:pPr>
              <w:spacing w:line="240" w:lineRule="auto"/>
              <w:jc w:val="both"/>
              <w:rPr>
                <w:sz w:val="16"/>
                <w:szCs w:val="16"/>
              </w:rPr>
            </w:pPr>
            <w:r w:rsidRPr="00CF01E2">
              <w:rPr>
                <w:i/>
                <w:iCs/>
                <w:sz w:val="16"/>
                <w:szCs w:val="16"/>
              </w:rPr>
              <w:t>T. cruzi</w:t>
            </w:r>
            <w:r w:rsidRPr="00CF01E2">
              <w:rPr>
                <w:sz w:val="16"/>
                <w:szCs w:val="16"/>
              </w:rPr>
              <w:t xml:space="preserve"> </w:t>
            </w:r>
            <w:r w:rsidRPr="00CF01E2">
              <w:rPr>
                <w:sz w:val="16"/>
                <w:szCs w:val="16"/>
              </w:rPr>
              <w:fldChar w:fldCharType="begin" w:fldLock="1"/>
            </w:r>
            <w:r w:rsidR="009545A3">
              <w:rPr>
                <w:sz w:val="16"/>
                <w:szCs w:val="16"/>
              </w:rPr>
              <w:instrText>ADDIN CSL_CITATION {"citationItems":[{"id":"ITEM-1","itemData":{"DOI":"10.1038/srep31078","ISSN":"20452322","PMID":"27492267","abstract":"Protein N-myristoylation is catalysed by N-myristoyltransferase (NMT), an essential and druggable target in Trypanosoma cruzi, the causative agent of Chagas' disease. Here we have employed whole cell labelling with azidomyristic acid and click chemistry to identify N-myristoylated proteins in different life cycle stages of the parasite. Only minor differences in fluorescent-labelling were observed between the dividing forms (the insect epimastigote and mammalian amastigote stages) and the non-dividing trypomastigote stage. Using a combination of label-free and stable isotope labelling of cells in culture (SILAC) based proteomic strategies in the presence and absence of the NMT inhibitor DDD85646, we identified 56 proteins enriched in at least two out of the three experimental approaches. Of these, 6 were likely to be false positives, with the remaining 50 commencing with amino acids MG at the N-terminus in one or more of the T. cruzi genomes. Most of these are proteins of unknown function (32), with the remainder (18) implicated in a diverse range of critical cellular and metabolic functions such as intracellular transport, cell signalling and protein turnover. In summary, we have established that 0.43-0.46% of the proteome is N-myristoylated in T. cruzi approaching that of other eukaryotic organisms (0.5-1.7%).","author":[{"dropping-particle":"","family":"Roberts","given":"Adam J.","non-dropping-particle":"","parse-names":false,"suffix":""},{"dropping-particle":"","family":"Fairlamb","given":"Alan H.","non-dropping-particle":"","parse-names":false,"suffix":""}],"container-title":"Scientific Reports","id":"ITEM-1","issue":"August","issued":{"date-parts":[["2016"]]},"page":"1-11","publisher":"Nature Publishing Group","title":"The N-myristoylome of Trypanosoma cruzi","type":"article-journal","volume":"6"},"uris":["http://www.mendeley.com/documents/?uuid=725a33bf-509e-46b6-8713-abfb54151b2f"]}],"mendeley":{"formattedCitation":"(40)","plainTextFormattedCitation":"(40)","previouslyFormattedCitation":"(40)"},"properties":{"noteIndex":0},"schema":"https://github.com/citation-style-language/schema/raw/master/csl-citation.json"}</w:instrText>
            </w:r>
            <w:r w:rsidRPr="00CF01E2">
              <w:rPr>
                <w:sz w:val="16"/>
                <w:szCs w:val="16"/>
              </w:rPr>
              <w:fldChar w:fldCharType="separate"/>
            </w:r>
            <w:r w:rsidR="009D1926" w:rsidRPr="009D1926">
              <w:rPr>
                <w:noProof/>
                <w:sz w:val="16"/>
                <w:szCs w:val="16"/>
              </w:rPr>
              <w:t>(40)</w:t>
            </w:r>
            <w:r w:rsidRPr="00CF01E2">
              <w:rPr>
                <w:sz w:val="16"/>
                <w:szCs w:val="16"/>
              </w:rPr>
              <w:fldChar w:fldCharType="end"/>
            </w:r>
          </w:p>
        </w:tc>
      </w:tr>
      <w:tr w:rsidR="00D53B51" w:rsidRPr="00CF01E2" w14:paraId="73A4D42B" w14:textId="77777777" w:rsidTr="00717DA7">
        <w:trPr>
          <w:trHeight w:val="243"/>
        </w:trPr>
        <w:tc>
          <w:tcPr>
            <w:tcW w:w="1975" w:type="dxa"/>
          </w:tcPr>
          <w:p w14:paraId="2AD666CC" w14:textId="460C8280" w:rsidR="00D53B51" w:rsidRPr="00CF01E2" w:rsidRDefault="00D53B51" w:rsidP="0052287D">
            <w:pPr>
              <w:spacing w:line="240" w:lineRule="auto"/>
              <w:jc w:val="both"/>
              <w:rPr>
                <w:sz w:val="16"/>
                <w:szCs w:val="16"/>
              </w:rPr>
            </w:pPr>
            <w:r w:rsidRPr="00CF01E2">
              <w:rPr>
                <w:sz w:val="16"/>
                <w:szCs w:val="16"/>
              </w:rPr>
              <w:t>Pyrimethamine</w:t>
            </w:r>
          </w:p>
        </w:tc>
        <w:tc>
          <w:tcPr>
            <w:tcW w:w="572" w:type="dxa"/>
          </w:tcPr>
          <w:p w14:paraId="4AAEFB6D" w14:textId="32579D92" w:rsidR="00D53B51" w:rsidRPr="00CF01E2" w:rsidRDefault="00D53B51" w:rsidP="0052287D">
            <w:pPr>
              <w:spacing w:line="240" w:lineRule="auto"/>
              <w:jc w:val="both"/>
              <w:rPr>
                <w:sz w:val="16"/>
                <w:szCs w:val="16"/>
              </w:rPr>
            </w:pPr>
            <w:r w:rsidRPr="00CF01E2">
              <w:rPr>
                <w:sz w:val="16"/>
                <w:szCs w:val="16"/>
              </w:rPr>
              <w:t>12</w:t>
            </w:r>
          </w:p>
        </w:tc>
        <w:tc>
          <w:tcPr>
            <w:tcW w:w="2126" w:type="dxa"/>
          </w:tcPr>
          <w:p w14:paraId="70A59AA5" w14:textId="28C9397B" w:rsidR="00D53B51" w:rsidRPr="00CF01E2" w:rsidRDefault="00D53B51" w:rsidP="0052287D">
            <w:pPr>
              <w:spacing w:line="240" w:lineRule="auto"/>
              <w:jc w:val="both"/>
              <w:rPr>
                <w:sz w:val="16"/>
                <w:szCs w:val="16"/>
              </w:rPr>
            </w:pPr>
            <w:r w:rsidRPr="00CF01E2">
              <w:rPr>
                <w:sz w:val="16"/>
                <w:szCs w:val="16"/>
              </w:rPr>
              <w:t>PTR1 / DHFR-TS</w:t>
            </w:r>
          </w:p>
        </w:tc>
        <w:tc>
          <w:tcPr>
            <w:tcW w:w="1418" w:type="dxa"/>
          </w:tcPr>
          <w:p w14:paraId="1C2AADF2" w14:textId="679B017F" w:rsidR="00D53B51" w:rsidRPr="00CF01E2" w:rsidRDefault="00D53B51" w:rsidP="0052287D">
            <w:pPr>
              <w:spacing w:line="240" w:lineRule="auto"/>
              <w:jc w:val="both"/>
              <w:rPr>
                <w:sz w:val="16"/>
                <w:szCs w:val="16"/>
              </w:rPr>
            </w:pPr>
            <w:r w:rsidRPr="00CF01E2">
              <w:rPr>
                <w:sz w:val="16"/>
                <w:szCs w:val="16"/>
              </w:rPr>
              <w:t>45,300 ± 8,800</w:t>
            </w:r>
          </w:p>
        </w:tc>
        <w:tc>
          <w:tcPr>
            <w:tcW w:w="850" w:type="dxa"/>
          </w:tcPr>
          <w:p w14:paraId="25186812" w14:textId="3BBFCA69" w:rsidR="00D53B51" w:rsidRPr="00CF01E2" w:rsidRDefault="00D53B51" w:rsidP="0052287D">
            <w:pPr>
              <w:spacing w:line="240" w:lineRule="auto"/>
              <w:jc w:val="both"/>
              <w:rPr>
                <w:i/>
                <w:iCs/>
                <w:sz w:val="16"/>
                <w:szCs w:val="16"/>
              </w:rPr>
            </w:pPr>
            <w:r w:rsidRPr="00CF01E2">
              <w:rPr>
                <w:sz w:val="16"/>
                <w:szCs w:val="16"/>
              </w:rPr>
              <w:t>100,000</w:t>
            </w:r>
          </w:p>
        </w:tc>
        <w:tc>
          <w:tcPr>
            <w:tcW w:w="652" w:type="dxa"/>
          </w:tcPr>
          <w:p w14:paraId="3E0B20B3" w14:textId="6A842F0D" w:rsidR="00D53B51" w:rsidRPr="00CF01E2" w:rsidRDefault="00D53B51" w:rsidP="0052287D">
            <w:pPr>
              <w:spacing w:line="240" w:lineRule="auto"/>
              <w:jc w:val="both"/>
              <w:rPr>
                <w:i/>
                <w:iCs/>
                <w:sz w:val="16"/>
                <w:szCs w:val="16"/>
              </w:rPr>
            </w:pPr>
            <w:r w:rsidRPr="00CF01E2">
              <w:rPr>
                <w:sz w:val="16"/>
                <w:szCs w:val="16"/>
              </w:rPr>
              <w:t>2</w:t>
            </w:r>
          </w:p>
        </w:tc>
        <w:tc>
          <w:tcPr>
            <w:tcW w:w="1443" w:type="dxa"/>
          </w:tcPr>
          <w:p w14:paraId="2C5FD616" w14:textId="1338F71E" w:rsidR="00D53B51" w:rsidRPr="00CF01E2" w:rsidRDefault="00D53B51" w:rsidP="0052287D">
            <w:pPr>
              <w:spacing w:line="240" w:lineRule="auto"/>
              <w:jc w:val="both"/>
              <w:rPr>
                <w:sz w:val="16"/>
                <w:szCs w:val="16"/>
              </w:rPr>
            </w:pPr>
            <w:r w:rsidRPr="00CF01E2">
              <w:rPr>
                <w:i/>
                <w:iCs/>
                <w:sz w:val="16"/>
                <w:szCs w:val="16"/>
              </w:rPr>
              <w:t xml:space="preserve">T. brucei </w:t>
            </w:r>
            <w:r w:rsidRPr="00CF01E2">
              <w:rPr>
                <w:i/>
                <w:iCs/>
                <w:sz w:val="16"/>
                <w:szCs w:val="16"/>
              </w:rPr>
              <w:fldChar w:fldCharType="begin" w:fldLock="1"/>
            </w:r>
            <w:r w:rsidR="009545A3">
              <w:rPr>
                <w:i/>
                <w:iCs/>
                <w:sz w:val="16"/>
                <w:szCs w:val="16"/>
              </w:rPr>
              <w:instrText>ADDIN CSL_CITATION {"citationItems":[{"id":"ITEM-1","itemData":{"DOI":"10.3390/ph14070636","ISSN":"14248247","abstract":"Trypanosoma and Leishmania parasites are the etiological agents of various threatening neglected tropical diseases (NTDs), including human African trypanosomiasis (HAT), Chagas disease, and various types of leishmaniasis. Recently, meaningful progresses in the treatment of HAT, due to Trypanosoma brucei (Tb), have been achieved by the introduction of fexinidazole and the combination therapy eflornithine–nifurtimox. Nevertheless, due to drug resistance issues and the exitance of animal reservoirs, the development of new NTD treatments is still required. For this purpose, we explored the combined targeting of two key folate enzymes, dihydrofolate reductase (DHFR) and pteridine reductase 1 (PTR1). We formerly showed that the TbDHFR inhibitor cycloguanil (CYC) also targets TbPTR1, although with reduced affinity. Here, we explored a small library of CYC analogues to understand how their substitution pattern affects the inhibition of both TbPTR1 and TbDHFR. Some novel structural features responsible for an improved, but preferential, ability of CYC analogues to target TbPTR1 were disclosed. Furthermore, we showed that the known drug pyrimethamine (PYR) effectively targets both enzymes, also unveiling its binding mode to TbPTR1. The structural comparison between PYR and CYC binding modes to TbPTR1 and TbDHFR provided key insights for the future design of dual inhibitors for HAT therapy.","author":[{"dropping-particle":"","family":"Tassone","given":"Giusy","non-dropping-particle":"","parse-names":false,"suffix":""},{"dropping-particle":"","family":"Landi","given":"Giacomo","non-dropping-particle":"","parse-names":false,"suffix":""},{"dropping-particle":"","family":"Linciano","given":"Pasquale","non-dropping-particle":"","parse-names":false,"suffix":""},{"dropping-particle":"","family":"Francesconi","given":"Valeria","non-dropping-particle":"","parse-names":false,"suffix":""},{"dropping-particle":"","family":"Tonelli","given":"Michele","non-dropping-particle":"","parse-names":false,"suffix":""},{"dropping-particle":"","family":"Tagliazucchi","given":"Lorenzo","non-dropping-particle":"","parse-names":false,"suffix":""},{"dropping-particle":"","family":"Costi","given":"Maria Paola","non-dropping-particle":"","parse-names":false,"suffix":""},{"dropping-particle":"","family":"Mangani","given":"Stefano","non-dropping-particle":"","parse-names":false,"suffix":""},{"dropping-particle":"","family":"Pozzi","given":"Cecilia","non-dropping-particle":"","parse-names":false,"suffix":""}],"container-title":"Pharmaceuticals","id":"ITEM-1","issue":"7","issued":{"date-parts":[["2021"]]},"title":"Evidence of pyrimethamine and cycloguanil analogues as dual inhibitors of trypanosoma brucei pteridine reductase and dihydrofolate reductase","type":"article-journal","volume":"14"},"uris":["http://www.mendeley.com/documents/?uuid=8f4d21cb-ee78-4056-b667-a528269f978d"]}],"mendeley":{"formattedCitation":"(41)","plainTextFormattedCitation":"(41)","previouslyFormattedCitation":"(41)"},"properties":{"noteIndex":0},"schema":"https://github.com/citation-style-language/schema/raw/master/csl-citation.json"}</w:instrText>
            </w:r>
            <w:r w:rsidRPr="00CF01E2">
              <w:rPr>
                <w:i/>
                <w:iCs/>
                <w:sz w:val="16"/>
                <w:szCs w:val="16"/>
              </w:rPr>
              <w:fldChar w:fldCharType="separate"/>
            </w:r>
            <w:r w:rsidR="009D1926" w:rsidRPr="009D1926">
              <w:rPr>
                <w:iCs/>
                <w:noProof/>
                <w:sz w:val="16"/>
                <w:szCs w:val="16"/>
              </w:rPr>
              <w:t>(41)</w:t>
            </w:r>
            <w:r w:rsidRPr="00CF01E2">
              <w:rPr>
                <w:i/>
                <w:iCs/>
                <w:sz w:val="16"/>
                <w:szCs w:val="16"/>
              </w:rPr>
              <w:fldChar w:fldCharType="end"/>
            </w:r>
          </w:p>
        </w:tc>
      </w:tr>
      <w:tr w:rsidR="00D53B51" w:rsidRPr="00CF01E2" w14:paraId="14662F02" w14:textId="77777777" w:rsidTr="00717DA7">
        <w:trPr>
          <w:trHeight w:val="235"/>
        </w:trPr>
        <w:tc>
          <w:tcPr>
            <w:tcW w:w="1975" w:type="dxa"/>
          </w:tcPr>
          <w:p w14:paraId="156C6F15" w14:textId="4F6F1E43" w:rsidR="00D53B51" w:rsidRPr="00CF01E2" w:rsidRDefault="00D53B51" w:rsidP="0052287D">
            <w:pPr>
              <w:spacing w:line="240" w:lineRule="auto"/>
              <w:jc w:val="both"/>
              <w:rPr>
                <w:sz w:val="16"/>
                <w:szCs w:val="16"/>
              </w:rPr>
            </w:pPr>
            <w:r w:rsidRPr="00CF01E2">
              <w:rPr>
                <w:sz w:val="16"/>
                <w:szCs w:val="16"/>
              </w:rPr>
              <w:t>Fexinidazole sulfone</w:t>
            </w:r>
          </w:p>
        </w:tc>
        <w:tc>
          <w:tcPr>
            <w:tcW w:w="572" w:type="dxa"/>
          </w:tcPr>
          <w:p w14:paraId="5FABF425" w14:textId="7543F59E" w:rsidR="00D53B51" w:rsidRPr="00CF01E2" w:rsidRDefault="00D53B51" w:rsidP="0052287D">
            <w:pPr>
              <w:spacing w:line="240" w:lineRule="auto"/>
              <w:jc w:val="both"/>
              <w:rPr>
                <w:sz w:val="16"/>
                <w:szCs w:val="16"/>
              </w:rPr>
            </w:pPr>
            <w:r w:rsidRPr="00CF01E2">
              <w:rPr>
                <w:sz w:val="16"/>
                <w:szCs w:val="16"/>
              </w:rPr>
              <w:t>13</w:t>
            </w:r>
          </w:p>
        </w:tc>
        <w:tc>
          <w:tcPr>
            <w:tcW w:w="2126" w:type="dxa"/>
          </w:tcPr>
          <w:p w14:paraId="7DA87C40" w14:textId="35F052F9" w:rsidR="00D53B51" w:rsidRPr="00CF01E2" w:rsidRDefault="00D53B51" w:rsidP="0052287D">
            <w:pPr>
              <w:spacing w:line="240" w:lineRule="auto"/>
              <w:jc w:val="both"/>
              <w:rPr>
                <w:sz w:val="16"/>
                <w:szCs w:val="16"/>
              </w:rPr>
            </w:pPr>
            <w:r w:rsidRPr="00CF01E2">
              <w:rPr>
                <w:sz w:val="16"/>
                <w:szCs w:val="16"/>
              </w:rPr>
              <w:t>NTR1</w:t>
            </w:r>
          </w:p>
        </w:tc>
        <w:tc>
          <w:tcPr>
            <w:tcW w:w="1418" w:type="dxa"/>
          </w:tcPr>
          <w:p w14:paraId="43B3985D" w14:textId="7125C558" w:rsidR="00D53B51" w:rsidRPr="00CF01E2" w:rsidRDefault="00D53B51" w:rsidP="0052287D">
            <w:pPr>
              <w:spacing w:line="240" w:lineRule="auto"/>
              <w:jc w:val="both"/>
              <w:rPr>
                <w:sz w:val="16"/>
                <w:szCs w:val="16"/>
              </w:rPr>
            </w:pPr>
            <w:r w:rsidRPr="00CF01E2">
              <w:rPr>
                <w:sz w:val="16"/>
                <w:szCs w:val="16"/>
              </w:rPr>
              <w:t>18,600 ± 600</w:t>
            </w:r>
          </w:p>
        </w:tc>
        <w:tc>
          <w:tcPr>
            <w:tcW w:w="850" w:type="dxa"/>
          </w:tcPr>
          <w:p w14:paraId="0431FC31" w14:textId="09B5D369" w:rsidR="00D53B51" w:rsidRPr="00CF01E2" w:rsidRDefault="00D53B51" w:rsidP="0052287D">
            <w:pPr>
              <w:spacing w:line="240" w:lineRule="auto"/>
              <w:jc w:val="both"/>
              <w:rPr>
                <w:i/>
                <w:iCs/>
                <w:sz w:val="16"/>
                <w:szCs w:val="16"/>
              </w:rPr>
            </w:pPr>
            <w:r w:rsidRPr="00CF01E2">
              <w:rPr>
                <w:sz w:val="16"/>
                <w:szCs w:val="16"/>
              </w:rPr>
              <w:t>100,000</w:t>
            </w:r>
          </w:p>
        </w:tc>
        <w:tc>
          <w:tcPr>
            <w:tcW w:w="652" w:type="dxa"/>
          </w:tcPr>
          <w:p w14:paraId="5DCF1465" w14:textId="74BF177A" w:rsidR="00D53B51" w:rsidRPr="00CF01E2" w:rsidRDefault="00D53B51" w:rsidP="0052287D">
            <w:pPr>
              <w:spacing w:line="240" w:lineRule="auto"/>
              <w:jc w:val="both"/>
              <w:rPr>
                <w:i/>
                <w:iCs/>
                <w:sz w:val="16"/>
                <w:szCs w:val="16"/>
              </w:rPr>
            </w:pPr>
            <w:r w:rsidRPr="00CF01E2">
              <w:rPr>
                <w:sz w:val="16"/>
                <w:szCs w:val="16"/>
              </w:rPr>
              <w:t>5</w:t>
            </w:r>
          </w:p>
        </w:tc>
        <w:tc>
          <w:tcPr>
            <w:tcW w:w="1443" w:type="dxa"/>
          </w:tcPr>
          <w:p w14:paraId="5BE8FE07" w14:textId="651242D3" w:rsidR="00D53B51" w:rsidRPr="00CF01E2" w:rsidRDefault="00D53B51" w:rsidP="0052287D">
            <w:pPr>
              <w:spacing w:line="240" w:lineRule="auto"/>
              <w:jc w:val="both"/>
              <w:rPr>
                <w:sz w:val="16"/>
                <w:szCs w:val="16"/>
              </w:rPr>
            </w:pPr>
            <w:r w:rsidRPr="00CF01E2">
              <w:rPr>
                <w:i/>
                <w:iCs/>
                <w:sz w:val="16"/>
                <w:szCs w:val="16"/>
              </w:rPr>
              <w:t>T. brucei</w:t>
            </w:r>
            <w:r w:rsidRPr="00CF01E2">
              <w:rPr>
                <w:sz w:val="16"/>
                <w:szCs w:val="16"/>
              </w:rPr>
              <w:t xml:space="preserve"> </w:t>
            </w:r>
            <w:r w:rsidRPr="00CF01E2">
              <w:rPr>
                <w:sz w:val="16"/>
                <w:szCs w:val="16"/>
              </w:rPr>
              <w:fldChar w:fldCharType="begin" w:fldLock="1"/>
            </w:r>
            <w:r w:rsidR="009545A3">
              <w:rPr>
                <w:sz w:val="16"/>
                <w:szCs w:val="16"/>
              </w:rPr>
              <w:instrText>ADDIN CSL_CITATION {"citationItems":[{"id":"ITEM-1","itemData":{"DOI":"10.1093/jac/dkv376","ISSN":"14602091","PMID":"26581221","abstract":"Objectives: The objective of this study was to identify the mechanisms of resistance to nifurtimox and fexinidazole in African trypanosomes. Methods: Bloodstream-form Trypanosoma brucei were selected for resistance to nifurtimox and fexinidazole by stepwise exposure to increasing drug concentrations. Clones were subjected to WGS to identify putative resistance genes. Transgenic parasites modulating expression of genes of interest were generated and drug susceptibility phenotypes determined. Results: Nifurtimox-resistant (NfxR) and fexinidazole-resistant (FxR) parasites shared reciprocal cross-resistance suggestive of a common mechanism of action. Previously, a type I nitroreductase (NTR) has been implicated in nitro drug activation. WGS of resistant clones revealed that NfxR parasites had lost &gt;100 kb from one copy of chromosome 7, rendering them hemizygous for NTR as well as over 30 other genes. FxR parasites retained both copies of NTR, but lost &gt;70 kb downstream of one NTR allele, decreasing NTR transcription by half. A single knockout line of NTR displayed 1.6- and 1.9-fold resistance to nifurtimox and fexinidazole, respectively. Since NfxR and FxR parasites are ~6- and 20-fold resistant to nifurtimox and fexinidazole, respectively, additional factors must be involved. Overexpression and knockout studies ruled out a role for a putative oxidoreductase (Tb927.7.7410) and a hypothetical gene (Tb927.1.1050), previously identified in a genome-scale RNAi screen. Conclusions: NTR was confirmed as a key resistance determinant, either by loss of one gene copy or loss of gene expression. Further work is required to identify which of the many dozens of SNPs identified in the drug-resistant cell lines contribute to the overall resistance phenotype.","author":[{"dropping-particle":"","family":"Wyllie","given":"Susan","non-dropping-particle":"","parse-names":false,"suffix":""},{"dropping-particle":"","family":"Foth","given":"Bernardo J.","non-dropping-particle":"","parse-names":false,"suffix":""},{"dropping-particle":"","family":"Kelner","given":"Anna","non-dropping-particle":"","parse-names":false,"suffix":""},{"dropping-particle":"","family":"Sokolova","given":"Antoaneta Y.","non-dropping-particle":"","parse-names":false,"suffix":""},{"dropping-particle":"","family":"Berriman","given":"Matthew","non-dropping-particle":"","parse-names":false,"suffix":""},{"dropping-particle":"","family":"Fairlamb","given":"Alan H.","non-dropping-particle":"","parse-names":false,"suffix":""}],"container-title":"Journal of Antimicrobial Chemotherapy","id":"ITEM-1","issue":"3","issued":{"date-parts":[["2016"]]},"page":"625-634","title":"Nitroheterocyclic drug resistance mechanisms in Trypanosoma brucei","type":"article-journal","volume":"71"},"uris":["http://www.mendeley.com/documents/?uuid=7e1f87b3-62e6-4837-a43f-2f5c124882c9"]}],"mendeley":{"formattedCitation":"(42)","plainTextFormattedCitation":"(42)","previouslyFormattedCitation":"(42)"},"properties":{"noteIndex":0},"schema":"https://github.com/citation-style-language/schema/raw/master/csl-citation.json"}</w:instrText>
            </w:r>
            <w:r w:rsidRPr="00CF01E2">
              <w:rPr>
                <w:sz w:val="16"/>
                <w:szCs w:val="16"/>
              </w:rPr>
              <w:fldChar w:fldCharType="separate"/>
            </w:r>
            <w:r w:rsidR="009D1926" w:rsidRPr="009D1926">
              <w:rPr>
                <w:noProof/>
                <w:sz w:val="16"/>
                <w:szCs w:val="16"/>
              </w:rPr>
              <w:t>(42)</w:t>
            </w:r>
            <w:r w:rsidRPr="00CF01E2">
              <w:rPr>
                <w:sz w:val="16"/>
                <w:szCs w:val="16"/>
              </w:rPr>
              <w:fldChar w:fldCharType="end"/>
            </w:r>
          </w:p>
        </w:tc>
      </w:tr>
      <w:tr w:rsidR="00D53B51" w:rsidRPr="00CF01E2" w14:paraId="2C69376C" w14:textId="77777777" w:rsidTr="00717DA7">
        <w:trPr>
          <w:trHeight w:val="243"/>
        </w:trPr>
        <w:tc>
          <w:tcPr>
            <w:tcW w:w="1975" w:type="dxa"/>
          </w:tcPr>
          <w:p w14:paraId="3428B3C1" w14:textId="174B3B85" w:rsidR="00D53B51" w:rsidRPr="00CF01E2" w:rsidRDefault="00D53B51" w:rsidP="0052287D">
            <w:pPr>
              <w:spacing w:line="240" w:lineRule="auto"/>
              <w:jc w:val="both"/>
              <w:rPr>
                <w:sz w:val="16"/>
                <w:szCs w:val="16"/>
              </w:rPr>
            </w:pPr>
            <w:r w:rsidRPr="00CF01E2">
              <w:rPr>
                <w:sz w:val="16"/>
                <w:szCs w:val="16"/>
              </w:rPr>
              <w:t>GSK2920487A</w:t>
            </w:r>
          </w:p>
        </w:tc>
        <w:tc>
          <w:tcPr>
            <w:tcW w:w="572" w:type="dxa"/>
          </w:tcPr>
          <w:p w14:paraId="4B5AA4C4" w14:textId="701C75D0" w:rsidR="00D53B51" w:rsidRPr="00CF01E2" w:rsidRDefault="00D53B51" w:rsidP="0052287D">
            <w:pPr>
              <w:spacing w:line="240" w:lineRule="auto"/>
              <w:jc w:val="both"/>
              <w:rPr>
                <w:sz w:val="16"/>
                <w:szCs w:val="16"/>
              </w:rPr>
            </w:pPr>
            <w:r w:rsidRPr="00CF01E2">
              <w:rPr>
                <w:sz w:val="16"/>
                <w:szCs w:val="16"/>
              </w:rPr>
              <w:t>14</w:t>
            </w:r>
          </w:p>
        </w:tc>
        <w:tc>
          <w:tcPr>
            <w:tcW w:w="2126" w:type="dxa"/>
          </w:tcPr>
          <w:p w14:paraId="391F252B" w14:textId="62C2198A" w:rsidR="00D53B51" w:rsidRPr="00CF01E2" w:rsidRDefault="00D53B51" w:rsidP="0052287D">
            <w:pPr>
              <w:spacing w:line="240" w:lineRule="auto"/>
              <w:jc w:val="both"/>
              <w:rPr>
                <w:sz w:val="16"/>
                <w:szCs w:val="16"/>
              </w:rPr>
            </w:pPr>
            <w:r w:rsidRPr="00CF01E2">
              <w:rPr>
                <w:sz w:val="16"/>
                <w:szCs w:val="16"/>
              </w:rPr>
              <w:t>OSC</w:t>
            </w:r>
          </w:p>
        </w:tc>
        <w:tc>
          <w:tcPr>
            <w:tcW w:w="1418" w:type="dxa"/>
          </w:tcPr>
          <w:p w14:paraId="7AE1B03E" w14:textId="5F8F29AB" w:rsidR="00D53B51" w:rsidRPr="00CF01E2" w:rsidRDefault="00D53B51" w:rsidP="0052287D">
            <w:pPr>
              <w:spacing w:line="240" w:lineRule="auto"/>
              <w:jc w:val="both"/>
              <w:rPr>
                <w:sz w:val="16"/>
                <w:szCs w:val="16"/>
              </w:rPr>
            </w:pPr>
            <w:r w:rsidRPr="00CF01E2">
              <w:rPr>
                <w:sz w:val="16"/>
                <w:szCs w:val="16"/>
              </w:rPr>
              <w:t>4,070 ± 170</w:t>
            </w:r>
          </w:p>
        </w:tc>
        <w:tc>
          <w:tcPr>
            <w:tcW w:w="850" w:type="dxa"/>
          </w:tcPr>
          <w:p w14:paraId="0116A1B8" w14:textId="01F84510" w:rsidR="00D53B51" w:rsidRPr="00CF01E2" w:rsidRDefault="00D53B51" w:rsidP="0052287D">
            <w:pPr>
              <w:spacing w:line="240" w:lineRule="auto"/>
              <w:jc w:val="both"/>
              <w:rPr>
                <w:i/>
                <w:iCs/>
                <w:sz w:val="16"/>
                <w:szCs w:val="16"/>
              </w:rPr>
            </w:pPr>
            <w:r w:rsidRPr="00CF01E2">
              <w:rPr>
                <w:sz w:val="16"/>
                <w:szCs w:val="16"/>
              </w:rPr>
              <w:t>20,000</w:t>
            </w:r>
          </w:p>
        </w:tc>
        <w:tc>
          <w:tcPr>
            <w:tcW w:w="652" w:type="dxa"/>
          </w:tcPr>
          <w:p w14:paraId="42631B7A" w14:textId="7FEF81A1" w:rsidR="00D53B51" w:rsidRPr="00CF01E2" w:rsidRDefault="00D53B51" w:rsidP="0052287D">
            <w:pPr>
              <w:spacing w:line="240" w:lineRule="auto"/>
              <w:jc w:val="both"/>
              <w:rPr>
                <w:i/>
                <w:iCs/>
                <w:sz w:val="16"/>
                <w:szCs w:val="16"/>
              </w:rPr>
            </w:pPr>
            <w:r w:rsidRPr="00CF01E2">
              <w:rPr>
                <w:sz w:val="16"/>
                <w:szCs w:val="16"/>
              </w:rPr>
              <w:t>5</w:t>
            </w:r>
          </w:p>
        </w:tc>
        <w:tc>
          <w:tcPr>
            <w:tcW w:w="1443" w:type="dxa"/>
          </w:tcPr>
          <w:p w14:paraId="3F33419F" w14:textId="2D9377E5" w:rsidR="00D53B51" w:rsidRPr="00CF01E2" w:rsidRDefault="00D53B51" w:rsidP="0052287D">
            <w:pPr>
              <w:spacing w:line="240" w:lineRule="auto"/>
              <w:jc w:val="both"/>
              <w:rPr>
                <w:sz w:val="16"/>
                <w:szCs w:val="16"/>
              </w:rPr>
            </w:pPr>
            <w:r w:rsidRPr="00CF01E2">
              <w:rPr>
                <w:i/>
                <w:iCs/>
                <w:sz w:val="16"/>
                <w:szCs w:val="16"/>
              </w:rPr>
              <w:t xml:space="preserve">L. </w:t>
            </w:r>
            <w:proofErr w:type="spellStart"/>
            <w:r w:rsidRPr="00CF01E2">
              <w:rPr>
                <w:i/>
                <w:iCs/>
                <w:sz w:val="16"/>
                <w:szCs w:val="16"/>
              </w:rPr>
              <w:t>donovani</w:t>
            </w:r>
            <w:proofErr w:type="spellEnd"/>
            <w:r w:rsidRPr="00CF01E2">
              <w:rPr>
                <w:sz w:val="16"/>
                <w:szCs w:val="16"/>
              </w:rPr>
              <w:t xml:space="preserve"> </w:t>
            </w:r>
            <w:r w:rsidRPr="00CF01E2">
              <w:rPr>
                <w:sz w:val="16"/>
                <w:szCs w:val="16"/>
              </w:rPr>
              <w:fldChar w:fldCharType="begin" w:fldLock="1"/>
            </w:r>
            <w:r w:rsidR="009545A3">
              <w:rPr>
                <w:sz w:val="16"/>
                <w:szCs w:val="16"/>
              </w:rPr>
              <w:instrText>ADDIN CSL_CITATION {"citationItems":[{"id":"ITEM-1","itemData":{"DOI":"10.1016/j.chembiol.2021.02.008","ISSN":"24519448","PMID":"33691122","abstract":"Phenotypic screening identified a benzothiophene compound with activity against Leishmania donovani, the causative agent of visceral leishmaniasis. Using multiple orthogonal approaches, oxidosqualene cyclase (OSC), a key enzyme of sterol biosynthesis, was identified as the target of this racemic compound and its enantiomers. Whole genome sequencing and screening of a genome-wide overexpression library confirmed that OSC gene amplification is associated with resistance to compound 1. Introduction of an ectopic copy of the OSC gene into wild-type cells reduced susceptibility to these compounds confirming the role of this enzyme in resistance. Biochemical analyses demonstrated the accumulation of the substrate of OSC and depletion of its product in compound (S)-1-treated-promastigotes and cell-free membrane preparations, respectively. Thermal proteome profiling confirmed that compound (S)-1 binds directly to OSC. Finally, modeling and docking studies identified key interactions between compound (S)-1 and the LdOSC active site. Strategies to improve the potency for this promising anti-leishmanial are proposed.","author":[{"dropping-particle":"","family":"Paradela","given":"Luciana S.","non-dropping-particle":"","parse-names":false,"suffix":""},{"dropping-particle":"","family":"Wall","given":"Richard J.","non-dropping-particle":"","parse-names":false,"suffix":""},{"dropping-particle":"","family":"Carvalho","given":"Sandra","non-dropping-particle":"","parse-names":false,"suffix":""},{"dropping-particle":"","family":"Chemi","given":"Giulia","non-dropping-particle":"","parse-names":false,"suffix":""},{"dropping-particle":"","family":"Corpas-Lopez","given":"Victoriano","non-dropping-particle":"","parse-names":false,"suffix":""},{"dropping-particle":"","family":"Moynihan","given":"Eoin","non-dropping-particle":"","parse-names":false,"suffix":""},{"dropping-particle":"","family":"Bello","given":"Davide","non-dropping-particle":"","parse-names":false,"suffix":""},{"dropping-particle":"","family":"Patterson","given":"Stephen","non-dropping-particle":"","parse-names":false,"suffix":""},{"dropping-particle":"","family":"Güther","given":"Maria Lucia S.","non-dropping-particle":"","parse-names":false,"suffix":""},{"dropping-particle":"","family":"Fairlamb","given":"Alan H.","non-dropping-particle":"","parse-names":false,"suffix":""},{"dropping-particle":"","family":"Ferguson","given":"Michael A.J.","non-dropping-particle":"","parse-names":false,"suffix":""},{"dropping-particle":"","family":"Zuccotto","given":"Fabio","non-dropping-particle":"","parse-names":false,"suffix":""},{"dropping-particle":"","family":"Martin","given":"Julio","non-dropping-particle":"","parse-names":false,"suffix":""},{"dropping-particle":"","family":"Gilbert","given":"Ian H.","non-dropping-particle":"","parse-names":false,"suffix":""},{"dropping-particle":"","family":"Wyllie","given":"Susan","non-dropping-particle":"","parse-names":false,"suffix":""}],"container-title":"Cell Chemical Biology","id":"ITEM-1","issue":"5","issued":{"date-parts":[["2021"]]},"page":"711-721.e8","title":"Multiple unbiased approaches identify oxidosqualene cyclase as the molecular target of a promising anti-leishmanial","type":"article-journal","volume":"28"},"uris":["http://www.mendeley.com/documents/?uuid=705d58fe-ce17-4ab7-b8db-f4c913ab7330"]}],"mendeley":{"formattedCitation":"(43)","plainTextFormattedCitation":"(43)","previouslyFormattedCitation":"(43)"},"properties":{"noteIndex":0},"schema":"https://github.com/citation-style-language/schema/raw/master/csl-citation.json"}</w:instrText>
            </w:r>
            <w:r w:rsidRPr="00CF01E2">
              <w:rPr>
                <w:sz w:val="16"/>
                <w:szCs w:val="16"/>
              </w:rPr>
              <w:fldChar w:fldCharType="separate"/>
            </w:r>
            <w:r w:rsidR="009D1926" w:rsidRPr="009D1926">
              <w:rPr>
                <w:noProof/>
                <w:sz w:val="16"/>
                <w:szCs w:val="16"/>
              </w:rPr>
              <w:t>(43)</w:t>
            </w:r>
            <w:r w:rsidRPr="00CF01E2">
              <w:rPr>
                <w:sz w:val="16"/>
                <w:szCs w:val="16"/>
              </w:rPr>
              <w:fldChar w:fldCharType="end"/>
            </w:r>
          </w:p>
        </w:tc>
      </w:tr>
      <w:tr w:rsidR="00D53B51" w:rsidRPr="00CF01E2" w14:paraId="73FA49BE" w14:textId="77777777" w:rsidTr="00717DA7">
        <w:trPr>
          <w:trHeight w:val="489"/>
        </w:trPr>
        <w:tc>
          <w:tcPr>
            <w:tcW w:w="1975" w:type="dxa"/>
          </w:tcPr>
          <w:p w14:paraId="5B7FE8B9" w14:textId="1C81D064" w:rsidR="00D53B51" w:rsidRPr="00CF01E2" w:rsidRDefault="00D53B51" w:rsidP="0052287D">
            <w:pPr>
              <w:spacing w:line="240" w:lineRule="auto"/>
              <w:jc w:val="both"/>
              <w:rPr>
                <w:sz w:val="16"/>
                <w:szCs w:val="16"/>
              </w:rPr>
            </w:pPr>
            <w:r w:rsidRPr="00CF01E2">
              <w:rPr>
                <w:sz w:val="16"/>
                <w:szCs w:val="16"/>
              </w:rPr>
              <w:t>DDD01510706</w:t>
            </w:r>
          </w:p>
        </w:tc>
        <w:tc>
          <w:tcPr>
            <w:tcW w:w="572" w:type="dxa"/>
          </w:tcPr>
          <w:p w14:paraId="2D3FA602" w14:textId="601CBDD7" w:rsidR="00D53B51" w:rsidRPr="00CF01E2" w:rsidRDefault="00D53B51" w:rsidP="0052287D">
            <w:pPr>
              <w:spacing w:line="240" w:lineRule="auto"/>
              <w:jc w:val="both"/>
              <w:rPr>
                <w:sz w:val="16"/>
                <w:szCs w:val="16"/>
              </w:rPr>
            </w:pPr>
            <w:r w:rsidRPr="00CF01E2">
              <w:rPr>
                <w:sz w:val="16"/>
                <w:szCs w:val="16"/>
              </w:rPr>
              <w:t>15</w:t>
            </w:r>
          </w:p>
        </w:tc>
        <w:tc>
          <w:tcPr>
            <w:tcW w:w="2126" w:type="dxa"/>
          </w:tcPr>
          <w:p w14:paraId="5F21CCB3" w14:textId="6F6FC0AD" w:rsidR="00D53B51" w:rsidRPr="00CF01E2" w:rsidRDefault="00D53B51" w:rsidP="0052287D">
            <w:pPr>
              <w:spacing w:line="240" w:lineRule="auto"/>
              <w:jc w:val="both"/>
              <w:rPr>
                <w:sz w:val="16"/>
                <w:szCs w:val="16"/>
              </w:rPr>
            </w:pPr>
            <w:r w:rsidRPr="00CF01E2">
              <w:rPr>
                <w:sz w:val="16"/>
                <w:szCs w:val="16"/>
              </w:rPr>
              <w:t>KRS</w:t>
            </w:r>
          </w:p>
        </w:tc>
        <w:tc>
          <w:tcPr>
            <w:tcW w:w="1418" w:type="dxa"/>
          </w:tcPr>
          <w:p w14:paraId="2EB6CDF6" w14:textId="7FAFF568" w:rsidR="00D53B51" w:rsidRPr="00CF01E2" w:rsidRDefault="00D53B51" w:rsidP="0052287D">
            <w:pPr>
              <w:spacing w:line="240" w:lineRule="auto"/>
              <w:jc w:val="both"/>
              <w:rPr>
                <w:sz w:val="16"/>
                <w:szCs w:val="16"/>
              </w:rPr>
            </w:pPr>
            <w:r w:rsidRPr="00CF01E2">
              <w:rPr>
                <w:sz w:val="16"/>
                <w:szCs w:val="16"/>
              </w:rPr>
              <w:t>2,190 ± 200</w:t>
            </w:r>
          </w:p>
        </w:tc>
        <w:tc>
          <w:tcPr>
            <w:tcW w:w="850" w:type="dxa"/>
          </w:tcPr>
          <w:p w14:paraId="1860465A" w14:textId="23DE1433" w:rsidR="00D53B51" w:rsidRPr="00CF01E2" w:rsidRDefault="00D53B51" w:rsidP="0052287D">
            <w:pPr>
              <w:spacing w:line="240" w:lineRule="auto"/>
              <w:jc w:val="both"/>
              <w:rPr>
                <w:i/>
                <w:iCs/>
                <w:sz w:val="16"/>
                <w:szCs w:val="16"/>
              </w:rPr>
            </w:pPr>
            <w:r w:rsidRPr="00CF01E2">
              <w:rPr>
                <w:sz w:val="16"/>
                <w:szCs w:val="16"/>
              </w:rPr>
              <w:t>10,000</w:t>
            </w:r>
          </w:p>
        </w:tc>
        <w:tc>
          <w:tcPr>
            <w:tcW w:w="652" w:type="dxa"/>
          </w:tcPr>
          <w:p w14:paraId="0AB35F68" w14:textId="02D32AD2" w:rsidR="00D53B51" w:rsidRPr="00CF01E2" w:rsidRDefault="00D53B51" w:rsidP="0052287D">
            <w:pPr>
              <w:spacing w:line="240" w:lineRule="auto"/>
              <w:jc w:val="both"/>
              <w:rPr>
                <w:i/>
                <w:iCs/>
                <w:sz w:val="16"/>
                <w:szCs w:val="16"/>
              </w:rPr>
            </w:pPr>
            <w:r w:rsidRPr="00CF01E2">
              <w:rPr>
                <w:sz w:val="16"/>
                <w:szCs w:val="16"/>
              </w:rPr>
              <w:t>5</w:t>
            </w:r>
          </w:p>
        </w:tc>
        <w:tc>
          <w:tcPr>
            <w:tcW w:w="1443" w:type="dxa"/>
          </w:tcPr>
          <w:p w14:paraId="36083587" w14:textId="1A52600B" w:rsidR="00D53B51" w:rsidRPr="00CF01E2" w:rsidRDefault="00D53B51" w:rsidP="0052287D">
            <w:pPr>
              <w:spacing w:line="240" w:lineRule="auto"/>
              <w:jc w:val="both"/>
              <w:rPr>
                <w:sz w:val="16"/>
                <w:szCs w:val="16"/>
              </w:rPr>
            </w:pPr>
            <w:r w:rsidRPr="00CF01E2">
              <w:rPr>
                <w:i/>
                <w:iCs/>
                <w:sz w:val="16"/>
                <w:szCs w:val="16"/>
              </w:rPr>
              <w:t>T. cruzi</w:t>
            </w:r>
            <w:r w:rsidR="00446AB8">
              <w:rPr>
                <w:sz w:val="16"/>
                <w:szCs w:val="16"/>
              </w:rPr>
              <w:t xml:space="preserve"> </w:t>
            </w:r>
            <w:r w:rsidR="00446AB8">
              <w:rPr>
                <w:sz w:val="16"/>
                <w:szCs w:val="16"/>
              </w:rPr>
              <w:fldChar w:fldCharType="begin" w:fldLock="1"/>
            </w:r>
            <w:r w:rsidR="009545A3">
              <w:rPr>
                <w:sz w:val="16"/>
                <w:szCs w:val="16"/>
              </w:rPr>
              <w:instrText>ADDIN CSL_CITATION {"citationItems":[{"id":"ITEM-1","itemData":{"author":[{"dropping-particle":"","family":"Tulloch","given":"Lindsay B.","non-dropping-particle":"","parse-names":false,"suffix":""},{"dropping-particle":"","family":"Tawell","given":"Hugh","non-dropping-particle":"","parse-names":false,"suffix":""},{"dropping-particle":"","family":"Taylor","given":"Annie E","non-dropping-particle":"","parse-names":false,"suffix":""},{"dropping-particle":"","family":"Lima","given":"Marta Lopes","non-dropping-particle":"","parse-names":false,"suffix":""},{"dropping-particle":"","family":"Dawson","given":"Alice","non-dropping-particle":"","parse-names":false,"suffix":""},{"dropping-particle":"","family":"Carvalho","given":"Sandra","non-dropping-particle":"","parse-names":false,"suffix":""},{"dropping-particle":"","family":"Wall","given":"Richard J.","non-dropping-particle":"","parse-names":false,"suffix":""},{"dropping-particle":"","family":"Lopez","given":"Victoriano Corpas","non-dropping-particle":"","parse-names":false,"suffix":""},{"dropping-particle":"","family":"Dey","given":"Gourav","non-dropping-particle":"","parse-names":false,"suffix":""},{"dropping-particle":"","family":"Duggan","given":"Jack","non-dropping-particle":"","parse-names":false,"suffix":""},{"dropping-particle":"","family":"Magalhaes","given":"Luma Godoy","non-dropping-particle":"","parse-names":false,"suffix":""},{"dropping-particle":"","family":"Torrie","given":"Leah S.","non-dropping-particle":"","parse-names":false,"suffix":""},{"dropping-particle":"","family":"Frame","given":"Laura","non-dropping-particle":"","parse-names":false,"suffix":""},{"dropping-particle":"","family":"Robinson","given":"David","non-dropping-particle":"","parse-names":false,"suffix":""},{"dropping-particle":"","family":"Patterson","given":"Stephen","non-dropping-particle":"","parse-names":false,"suffix":""},{"dropping-particle":"","family":"Tinti","given":"Michele","non-dropping-particle":"","parse-names":false,"suffix":""},{"dropping-particle":"","family":"Weaver","given":"George W","non-dropping-particle":"","parse-names":false,"suffix":""},{"dropping-particle":"","family":"Robinson","given":"William J","non-dropping-particle":"","parse-names":false,"suffix":""},{"dropping-particle":"","family":"Cal","given":"Monica","non-dropping-particle":"","parse-names":false,"suffix":""},{"dropping-particle":"","family":"Kaiser","given":"Marcel","non-dropping-particle":"","parse-names":false,"suffix":""},{"dropping-particle":"","family":"Mäser","given":"Pascal","non-dropping-particle":"","parse-names":false,"suffix":""},{"dropping-particle":"","family":"Sjö","given":"Peter","non-dropping-particle":"","parse-names":false,"suffix":""},{"dropping-particle":"","family":"Perry","given":"Benjamin","non-dropping-particle":"","parse-names":false,"suffix":""},{"dropping-particle":"","family":"Kelly","given":"John M.","non-dropping-particle":"","parse-names":false,"suffix":""},{"dropping-particle":"","family":"Francisco","given":"Amanda Fortes","non-dropping-particle":"","parse-names":false,"suffix":""},{"dropping-particle":"","family":"Bhambra","given":"Avninder S.","non-dropping-particle":"","parse-names":false,"suffix":""},{"dropping-particle":"","family":"Wyllie","given":"Susan","non-dropping-particle":"","parse-names":false,"suffix":""}],"container-title":"Science Translational Medicine","id":"ITEM-1","issued":{"date-parts":[["2025"]]},"title":"Anti-trypanosomal quinazolines targeting lysyl-tRNA-synthetase show partial efficacy in a mouse model of acute Chagas disease","type":"article-journal","volume":"In press"},"uris":["http://www.mendeley.com/documents/?uuid=4a4e9130-b288-45c6-9181-01122d838de7"]}],"mendeley":{"formattedCitation":"(30)","plainTextFormattedCitation":"(30)","previouslyFormattedCitation":"(30)"},"properties":{"noteIndex":0},"schema":"https://github.com/citation-style-language/schema/raw/master/csl-citation.json"}</w:instrText>
            </w:r>
            <w:r w:rsidR="00446AB8">
              <w:rPr>
                <w:sz w:val="16"/>
                <w:szCs w:val="16"/>
              </w:rPr>
              <w:fldChar w:fldCharType="separate"/>
            </w:r>
            <w:r w:rsidR="009D1926" w:rsidRPr="009D1926">
              <w:rPr>
                <w:noProof/>
                <w:sz w:val="16"/>
                <w:szCs w:val="16"/>
              </w:rPr>
              <w:t>(30)</w:t>
            </w:r>
            <w:r w:rsidR="00446AB8">
              <w:rPr>
                <w:sz w:val="16"/>
                <w:szCs w:val="16"/>
              </w:rPr>
              <w:fldChar w:fldCharType="end"/>
            </w:r>
          </w:p>
        </w:tc>
      </w:tr>
      <w:tr w:rsidR="00D53B51" w:rsidRPr="00CF01E2" w14:paraId="14E525F3" w14:textId="77777777" w:rsidTr="00717DA7">
        <w:trPr>
          <w:trHeight w:val="243"/>
        </w:trPr>
        <w:tc>
          <w:tcPr>
            <w:tcW w:w="1975" w:type="dxa"/>
          </w:tcPr>
          <w:p w14:paraId="63EBE5B9" w14:textId="59952ECA" w:rsidR="00D53B51" w:rsidRPr="00CF01E2" w:rsidRDefault="00D53B51" w:rsidP="0052287D">
            <w:pPr>
              <w:spacing w:line="240" w:lineRule="auto"/>
              <w:jc w:val="both"/>
              <w:rPr>
                <w:sz w:val="16"/>
                <w:szCs w:val="16"/>
              </w:rPr>
            </w:pPr>
            <w:r w:rsidRPr="00CF01E2">
              <w:rPr>
                <w:sz w:val="16"/>
                <w:szCs w:val="16"/>
              </w:rPr>
              <w:t>DDD00806905</w:t>
            </w:r>
          </w:p>
        </w:tc>
        <w:tc>
          <w:tcPr>
            <w:tcW w:w="572" w:type="dxa"/>
          </w:tcPr>
          <w:p w14:paraId="3F71033B" w14:textId="60B053B9" w:rsidR="00D53B51" w:rsidRPr="00CF01E2" w:rsidRDefault="00D53B51" w:rsidP="0052287D">
            <w:pPr>
              <w:spacing w:line="240" w:lineRule="auto"/>
              <w:jc w:val="both"/>
              <w:rPr>
                <w:sz w:val="16"/>
                <w:szCs w:val="16"/>
              </w:rPr>
            </w:pPr>
            <w:r w:rsidRPr="00CF01E2">
              <w:rPr>
                <w:sz w:val="16"/>
                <w:szCs w:val="16"/>
              </w:rPr>
              <w:t>16</w:t>
            </w:r>
          </w:p>
        </w:tc>
        <w:tc>
          <w:tcPr>
            <w:tcW w:w="2126" w:type="dxa"/>
          </w:tcPr>
          <w:p w14:paraId="7824B82A" w14:textId="7DD0699F" w:rsidR="00D53B51" w:rsidRPr="00CF01E2" w:rsidRDefault="00D53B51" w:rsidP="0052287D">
            <w:pPr>
              <w:spacing w:line="240" w:lineRule="auto"/>
              <w:jc w:val="both"/>
              <w:rPr>
                <w:sz w:val="16"/>
                <w:szCs w:val="16"/>
              </w:rPr>
            </w:pPr>
            <w:r w:rsidRPr="00CF01E2">
              <w:rPr>
                <w:sz w:val="16"/>
                <w:szCs w:val="16"/>
              </w:rPr>
              <w:t>MRS</w:t>
            </w:r>
          </w:p>
        </w:tc>
        <w:tc>
          <w:tcPr>
            <w:tcW w:w="1418" w:type="dxa"/>
          </w:tcPr>
          <w:p w14:paraId="33BA1094" w14:textId="7CA22728" w:rsidR="00D53B51" w:rsidRPr="00CF01E2" w:rsidRDefault="00D53B51" w:rsidP="0052287D">
            <w:pPr>
              <w:spacing w:line="240" w:lineRule="auto"/>
              <w:jc w:val="both"/>
              <w:rPr>
                <w:sz w:val="16"/>
                <w:szCs w:val="16"/>
              </w:rPr>
            </w:pPr>
            <w:r w:rsidRPr="00CF01E2">
              <w:rPr>
                <w:sz w:val="16"/>
                <w:szCs w:val="16"/>
              </w:rPr>
              <w:t>66.1 ± 2.2</w:t>
            </w:r>
          </w:p>
        </w:tc>
        <w:tc>
          <w:tcPr>
            <w:tcW w:w="850" w:type="dxa"/>
          </w:tcPr>
          <w:p w14:paraId="132552F1" w14:textId="6FC78D0E" w:rsidR="00D53B51" w:rsidRPr="00CF01E2" w:rsidRDefault="00D53B51" w:rsidP="0052287D">
            <w:pPr>
              <w:spacing w:line="240" w:lineRule="auto"/>
              <w:jc w:val="both"/>
              <w:rPr>
                <w:i/>
                <w:iCs/>
                <w:sz w:val="16"/>
                <w:szCs w:val="16"/>
              </w:rPr>
            </w:pPr>
            <w:r w:rsidRPr="00CF01E2">
              <w:rPr>
                <w:sz w:val="16"/>
                <w:szCs w:val="16"/>
              </w:rPr>
              <w:t>550</w:t>
            </w:r>
          </w:p>
        </w:tc>
        <w:tc>
          <w:tcPr>
            <w:tcW w:w="652" w:type="dxa"/>
          </w:tcPr>
          <w:p w14:paraId="4B641970" w14:textId="768C7893" w:rsidR="00D53B51" w:rsidRPr="00CF01E2" w:rsidRDefault="00D53B51" w:rsidP="0052287D">
            <w:pPr>
              <w:spacing w:line="240" w:lineRule="auto"/>
              <w:jc w:val="both"/>
              <w:rPr>
                <w:i/>
                <w:iCs/>
                <w:sz w:val="16"/>
                <w:szCs w:val="16"/>
              </w:rPr>
            </w:pPr>
            <w:r w:rsidRPr="00CF01E2">
              <w:rPr>
                <w:sz w:val="16"/>
                <w:szCs w:val="16"/>
              </w:rPr>
              <w:t>8</w:t>
            </w:r>
          </w:p>
        </w:tc>
        <w:tc>
          <w:tcPr>
            <w:tcW w:w="1443" w:type="dxa"/>
          </w:tcPr>
          <w:p w14:paraId="041AD835" w14:textId="6495ED6E" w:rsidR="00D53B51" w:rsidRPr="00CF01E2" w:rsidRDefault="00D53B51" w:rsidP="0052287D">
            <w:pPr>
              <w:spacing w:line="240" w:lineRule="auto"/>
              <w:jc w:val="both"/>
              <w:rPr>
                <w:sz w:val="16"/>
                <w:szCs w:val="16"/>
              </w:rPr>
            </w:pPr>
            <w:r w:rsidRPr="00CF01E2">
              <w:rPr>
                <w:i/>
                <w:iCs/>
                <w:sz w:val="16"/>
                <w:szCs w:val="16"/>
              </w:rPr>
              <w:t xml:space="preserve">L. </w:t>
            </w:r>
            <w:proofErr w:type="spellStart"/>
            <w:r w:rsidRPr="00CF01E2">
              <w:rPr>
                <w:i/>
                <w:iCs/>
                <w:sz w:val="16"/>
                <w:szCs w:val="16"/>
              </w:rPr>
              <w:t>donovani</w:t>
            </w:r>
            <w:proofErr w:type="spellEnd"/>
            <w:r w:rsidRPr="00CF01E2">
              <w:rPr>
                <w:sz w:val="16"/>
                <w:szCs w:val="16"/>
              </w:rPr>
              <w:t xml:space="preserve"> </w:t>
            </w:r>
            <w:r w:rsidRPr="00CF01E2">
              <w:rPr>
                <w:sz w:val="16"/>
                <w:szCs w:val="16"/>
              </w:rPr>
              <w:fldChar w:fldCharType="begin" w:fldLock="1"/>
            </w:r>
            <w:r w:rsidR="009545A3">
              <w:rPr>
                <w:sz w:val="16"/>
                <w:szCs w:val="16"/>
              </w:rPr>
              <w:instrText>ADDIN CSL_CITATION {"citationItems":[{"id":"ITEM-1","itemData":{"DOI":"10.1021/acsinfecdis.7b00047","ISSN":"23738227","PMID":"28967262","abstract":"Methionyl-tRNA synthetase (MetRS) has been chemically validated as a drug target in the kinetoplastid parasite Trypanosoma brucei. In the present study, we investigate the validity of this target in the related trypanosomatid Leishmania donovani. Following development of a robust high-throughput compatible biochemical assay, a compound screen identified DDD806905 as a highly potent inhibitor of LdMetRS (Ki of 18 nM). Crystallography revealed this compound binds to the methionine pocket of MetRS with enzymatic studies confirming DDD806905 displays competitive inhibition with respect to methionine and mixed inhibition with respect to ATP binding. DDD806905 showed activity, albeit with different levels of potency, in various Leishmania cell-based viability assays, with on-target activity observed in both Leishmania promastigote cell assays and a Leishmania tarentolae in vitro translation assay. Unfortunately, this compound failed to show efficacy in an animal model of leishmaniasis. We investigated the potential causes for the discrepancies in activity observed in different Leishmania cell assays and the lack of efficacy in the animal model and found that high protein binding as well as sequestration of this dibasic compound into acidic compartments may play a role. Despite medicinal chemistry efforts to address the dibasic nature of DDD806905 and analogues, no progress could be achieved with the current chemical series. Although DDD806905 is not a developable antileishmanial compound, MetRS remains an attractive antileishmanial drug target.","author":[{"dropping-particle":"","family":"Torrie","given":"Leah S.","non-dropping-particle":"","parse-names":false,"suffix":""},{"dropping-particle":"","family":"Brand","given":"Stephen","non-dropping-particle":"","parse-names":false,"suffix":""},{"dropping-particle":"","family":"Robinson","given":"David A.","non-dropping-particle":"","parse-names":false,"suffix":""},{"dropping-particle":"","family":"Ko","given":"Eun Jung","non-dropping-particle":"","parse-names":false,"suffix":""},{"dropping-particle":"","family":"Stojanovski","given":"Laste","non-dropping-particle":"","parse-names":false,"suffix":""},{"dropping-particle":"","family":"Simeons","given":"Frederick R.C.","non-dropping-particle":"","parse-names":false,"suffix":""},{"dropping-particle":"","family":"Wyllie","given":"Susan","non-dropping-particle":"","parse-names":false,"suffix":""},{"dropping-particle":"","family":"Thomas","given":"John","non-dropping-particle":"","parse-names":false,"suffix":""},{"dropping-particle":"","family":"Ellis","given":"Lucy","non-dropping-particle":"","parse-names":false,"suffix":""},{"dropping-particle":"","family":"Osuna-Cabello","given":"Maria","non-dropping-particle":"","parse-names":false,"suffix":""},{"dropping-particle":"","family":"Epemolu","given":"Ola","non-dropping-particle":"","parse-names":false,"suffix":""},{"dropping-particle":"","family":"Nühs","given":"Andrea","non-dropping-particle":"","parse-names":false,"suffix":""},{"dropping-particle":"","family":"Riley","given":"Jennifer","non-dropping-particle":"","parse-names":false,"suffix":""},{"dropping-particle":"","family":"Maclean","given":"Lorna","non-dropping-particle":"","parse-names":false,"suffix":""},{"dropping-particle":"","family":"Manthri","given":"Sujatha","non-dropping-particle":"","parse-names":false,"suffix":""},{"dropping-particle":"","family":"Read","given":"Kevin D.","non-dropping-particle":"","parse-names":false,"suffix":""},{"dropping-particle":"","family":"Gilbert","given":"Ian H.","non-dropping-particle":"","parse-names":false,"suffix":""},{"dropping-particle":"","family":"Fairlamb","given":"Alan H.","non-dropping-particle":"","parse-names":false,"suffix":""},{"dropping-particle":"","family":"Rycker","given":"Manu","non-dropping-particle":"De","parse-names":false,"suffix":""}],"container-title":"ACS Infectious Diseases","id":"ITEM-1","issue":"10","issued":{"date-parts":[["2017"]]},"page":"718-727","title":"Chemical Validation of Methionyl-tRNA Synthetase as a Druggable Target in Leishmania donovani","type":"article-journal","volume":"3"},"uris":["http://www.mendeley.com/documents/?uuid=f3610044-8217-4d82-87c1-e56021897c2d"]}],"mendeley":{"formattedCitation":"(44)","plainTextFormattedCitation":"(44)","previouslyFormattedCitation":"(44)"},"properties":{"noteIndex":0},"schema":"https://github.com/citation-style-language/schema/raw/master/csl-citation.json"}</w:instrText>
            </w:r>
            <w:r w:rsidRPr="00CF01E2">
              <w:rPr>
                <w:sz w:val="16"/>
                <w:szCs w:val="16"/>
              </w:rPr>
              <w:fldChar w:fldCharType="separate"/>
            </w:r>
            <w:r w:rsidR="009D1926" w:rsidRPr="009D1926">
              <w:rPr>
                <w:noProof/>
                <w:sz w:val="16"/>
                <w:szCs w:val="16"/>
              </w:rPr>
              <w:t>(44)</w:t>
            </w:r>
            <w:r w:rsidRPr="00CF01E2">
              <w:rPr>
                <w:sz w:val="16"/>
                <w:szCs w:val="16"/>
              </w:rPr>
              <w:fldChar w:fldCharType="end"/>
            </w:r>
          </w:p>
        </w:tc>
      </w:tr>
      <w:tr w:rsidR="00D53B51" w:rsidRPr="00CF01E2" w14:paraId="5FF08365" w14:textId="77777777" w:rsidTr="00717DA7">
        <w:trPr>
          <w:trHeight w:val="243"/>
        </w:trPr>
        <w:tc>
          <w:tcPr>
            <w:tcW w:w="1975" w:type="dxa"/>
          </w:tcPr>
          <w:p w14:paraId="35ED93B3" w14:textId="4BF48F0F" w:rsidR="00D53B51" w:rsidRPr="00CF01E2" w:rsidRDefault="00D53B51" w:rsidP="0052287D">
            <w:pPr>
              <w:spacing w:line="240" w:lineRule="auto"/>
              <w:jc w:val="both"/>
              <w:rPr>
                <w:sz w:val="16"/>
                <w:szCs w:val="16"/>
              </w:rPr>
            </w:pPr>
            <w:proofErr w:type="spellStart"/>
            <w:r w:rsidRPr="00CF01E2">
              <w:rPr>
                <w:sz w:val="16"/>
                <w:szCs w:val="16"/>
              </w:rPr>
              <w:t>Acoziborole</w:t>
            </w:r>
            <w:proofErr w:type="spellEnd"/>
          </w:p>
        </w:tc>
        <w:tc>
          <w:tcPr>
            <w:tcW w:w="572" w:type="dxa"/>
          </w:tcPr>
          <w:p w14:paraId="244E0CD5" w14:textId="089493A4" w:rsidR="00D53B51" w:rsidRPr="00CF01E2" w:rsidRDefault="00D53B51" w:rsidP="0052287D">
            <w:pPr>
              <w:spacing w:line="240" w:lineRule="auto"/>
              <w:jc w:val="both"/>
              <w:rPr>
                <w:sz w:val="16"/>
                <w:szCs w:val="16"/>
              </w:rPr>
            </w:pPr>
            <w:r w:rsidRPr="00CF01E2">
              <w:rPr>
                <w:sz w:val="16"/>
                <w:szCs w:val="16"/>
              </w:rPr>
              <w:t>17</w:t>
            </w:r>
          </w:p>
        </w:tc>
        <w:tc>
          <w:tcPr>
            <w:tcW w:w="2126" w:type="dxa"/>
          </w:tcPr>
          <w:p w14:paraId="44E46C31" w14:textId="6D95BBAF" w:rsidR="00D53B51" w:rsidRPr="00CF01E2" w:rsidRDefault="00D53B51" w:rsidP="0052287D">
            <w:pPr>
              <w:spacing w:line="240" w:lineRule="auto"/>
              <w:jc w:val="both"/>
              <w:rPr>
                <w:sz w:val="16"/>
                <w:szCs w:val="16"/>
              </w:rPr>
            </w:pPr>
            <w:r w:rsidRPr="00CF01E2">
              <w:rPr>
                <w:sz w:val="16"/>
                <w:szCs w:val="16"/>
              </w:rPr>
              <w:t>CPSF3</w:t>
            </w:r>
          </w:p>
        </w:tc>
        <w:tc>
          <w:tcPr>
            <w:tcW w:w="1418" w:type="dxa"/>
          </w:tcPr>
          <w:p w14:paraId="0A177AD5" w14:textId="7B6DA79B" w:rsidR="00D53B51" w:rsidRPr="00CF01E2" w:rsidRDefault="00D53B51" w:rsidP="0052287D">
            <w:pPr>
              <w:spacing w:line="240" w:lineRule="auto"/>
              <w:jc w:val="both"/>
              <w:rPr>
                <w:sz w:val="16"/>
                <w:szCs w:val="16"/>
              </w:rPr>
            </w:pPr>
            <w:r w:rsidRPr="00CF01E2">
              <w:rPr>
                <w:sz w:val="16"/>
                <w:szCs w:val="16"/>
              </w:rPr>
              <w:t>29,200 ± 2,500</w:t>
            </w:r>
          </w:p>
        </w:tc>
        <w:tc>
          <w:tcPr>
            <w:tcW w:w="850" w:type="dxa"/>
          </w:tcPr>
          <w:p w14:paraId="6D088890" w14:textId="4D824D56" w:rsidR="00D53B51" w:rsidRPr="00CF01E2" w:rsidRDefault="00D53B51" w:rsidP="0052287D">
            <w:pPr>
              <w:spacing w:line="240" w:lineRule="auto"/>
              <w:jc w:val="both"/>
              <w:rPr>
                <w:i/>
                <w:iCs/>
                <w:sz w:val="16"/>
                <w:szCs w:val="16"/>
              </w:rPr>
            </w:pPr>
            <w:r w:rsidRPr="00CF01E2">
              <w:rPr>
                <w:sz w:val="16"/>
                <w:szCs w:val="16"/>
              </w:rPr>
              <w:t>100,000</w:t>
            </w:r>
          </w:p>
        </w:tc>
        <w:tc>
          <w:tcPr>
            <w:tcW w:w="652" w:type="dxa"/>
          </w:tcPr>
          <w:p w14:paraId="55A6619B" w14:textId="454344F3" w:rsidR="00D53B51" w:rsidRPr="00CF01E2" w:rsidRDefault="00D53B51" w:rsidP="0052287D">
            <w:pPr>
              <w:spacing w:line="240" w:lineRule="auto"/>
              <w:jc w:val="both"/>
              <w:rPr>
                <w:i/>
                <w:iCs/>
                <w:sz w:val="16"/>
                <w:szCs w:val="16"/>
              </w:rPr>
            </w:pPr>
            <w:r w:rsidRPr="00CF01E2">
              <w:rPr>
                <w:sz w:val="16"/>
                <w:szCs w:val="16"/>
              </w:rPr>
              <w:t>3</w:t>
            </w:r>
          </w:p>
        </w:tc>
        <w:tc>
          <w:tcPr>
            <w:tcW w:w="1443" w:type="dxa"/>
          </w:tcPr>
          <w:p w14:paraId="41CFE77D" w14:textId="47BD7194" w:rsidR="00D53B51" w:rsidRPr="00CF01E2" w:rsidRDefault="00D53B51" w:rsidP="0052287D">
            <w:pPr>
              <w:spacing w:line="240" w:lineRule="auto"/>
              <w:jc w:val="both"/>
              <w:rPr>
                <w:sz w:val="16"/>
                <w:szCs w:val="16"/>
              </w:rPr>
            </w:pPr>
            <w:r w:rsidRPr="00CF01E2">
              <w:rPr>
                <w:i/>
                <w:iCs/>
                <w:sz w:val="16"/>
                <w:szCs w:val="16"/>
              </w:rPr>
              <w:t>T. brucei</w:t>
            </w:r>
            <w:r w:rsidRPr="00CF01E2">
              <w:rPr>
                <w:sz w:val="16"/>
                <w:szCs w:val="16"/>
              </w:rPr>
              <w:t xml:space="preserve"> </w:t>
            </w:r>
            <w:r w:rsidRPr="00CF01E2">
              <w:rPr>
                <w:sz w:val="16"/>
                <w:szCs w:val="16"/>
              </w:rPr>
              <w:fldChar w:fldCharType="begin" w:fldLock="1"/>
            </w:r>
            <w:r w:rsidR="009545A3">
              <w:rPr>
                <w:sz w:val="16"/>
                <w:szCs w:val="16"/>
              </w:rPr>
              <w:instrText>ADDIN CSL_CITATION {"citationItems":[{"id":"ITEM-1","itemData":{"DOI":"10.1073/pnas.1807915115","ISBN":"1807915115","ISSN":"10916490","PMID":"30185555","abstract":"African trypanosomes cause lethal and neglected tropical diseases, known as sleeping sickness in humans and nagana in animals. Current therapies are limited, but fortunately, promising therapies are in advanced clinical and veterinary development, including acoziborole (AN5568 or SCYX-7158) and AN11736, respectively. These benzoxaboroles will likely be key to the World Health Organization's target of disease control by 2030. Their mode of action was previously unknown. We have developed a highcoverage overexpression library and use it here to explore drug mode of action in Trypanosoma brucei. Initially, an inhibitor with a known target was used to select for drug resistance and to test massive parallel library screening and genome-wide mapping; this effectively identified the known target and validated the approach. Subsequently, the overexpression screening approach was used to identify the target of the benzoxaboroles, Cleavage and Polyadenylation Specificity Factor 3 (CPSF3, Tb927.4.1340). We validated the CPSF3 endonuclease as the target, using independent overexpression strains. Knockdown provided genetic validation of CPSF3 as essential, and GFP tagging confirmed the expected nuclear localization. Molecular docking and CRISPRCas9-based editing demonstrated how acoziborole can specifically block the active site and mRNA processing by parasite, but not host CPSF3. Thus, our findings provide both genetic and chemical validation for CPSF3 as an important drug target in trypanosomes and reveal inhibition of mRNA maturation as the mode of action of the trypanocidal benzoxaboroles. Understanding the mechanism of action of benzoxaborole-based therapies can assist development of improved therapies, as well as the prediction and monitoring of resistance, if or when it arises.","author":[{"dropping-particle":"","family":"Wall","given":"Richard J.","non-dropping-particle":"","parse-names":false,"suffix":""},{"dropping-particle":"","family":"Rico","given":"Eva","non-dropping-particle":"","parse-names":false,"suffix":""},{"dropping-particle":"","family":"Lukac","given":"Iva","non-dropping-particle":"","parse-names":false,"suffix":""},{"dropping-particle":"","family":"Zuccotto","given":"Fabio","non-dropping-particle":"","parse-names":false,"suffix":""},{"dropping-particle":"","family":"Elg","given":"Sara","non-dropping-particle":"","parse-names":false,"suffix":""},{"dropping-particle":"","family":"Gilbert","given":"Ian H.","non-dropping-particle":"","parse-names":false,"suffix":""},{"dropping-particle":"","family":"Freund","given":"Yvonne","non-dropping-particle":"","parse-names":false,"suffix":""},{"dropping-particle":"","family":"Alley","given":"M. R.K.","non-dropping-particle":"","parse-names":false,"suffix":""},{"dropping-particle":"","family":"Field","given":"Mark C.","non-dropping-particle":"","parse-names":false,"suffix":""},{"dropping-particle":"","family":"Wyllie","given":"Susan","non-dropping-particle":"","parse-names":false,"suffix":""},{"dropping-particle":"","family":"Horn","given":"David","non-dropping-particle":"","parse-names":false,"suffix":""}],"container-title":"Proceedings of the National Academy of Sciences of the United States of America","id":"ITEM-1","issue":"38","issued":{"date-parts":[["2018"]]},"page":"9616-9621","title":"Clinical and veterinary trypanocidal benzoxaboroles target CPSF3","type":"article-journal","volume":"115"},"uris":["http://www.mendeley.com/documents/?uuid=bda71b11-062d-4856-aa0e-c655177888f1"]}],"mendeley":{"formattedCitation":"(45)","plainTextFormattedCitation":"(45)","previouslyFormattedCitation":"(45)"},"properties":{"noteIndex":0},"schema":"https://github.com/citation-style-language/schema/raw/master/csl-citation.json"}</w:instrText>
            </w:r>
            <w:r w:rsidRPr="00CF01E2">
              <w:rPr>
                <w:sz w:val="16"/>
                <w:szCs w:val="16"/>
              </w:rPr>
              <w:fldChar w:fldCharType="separate"/>
            </w:r>
            <w:r w:rsidR="009D1926" w:rsidRPr="009D1926">
              <w:rPr>
                <w:noProof/>
                <w:sz w:val="16"/>
                <w:szCs w:val="16"/>
              </w:rPr>
              <w:t>(45)</w:t>
            </w:r>
            <w:r w:rsidRPr="00CF01E2">
              <w:rPr>
                <w:sz w:val="16"/>
                <w:szCs w:val="16"/>
              </w:rPr>
              <w:fldChar w:fldCharType="end"/>
            </w:r>
          </w:p>
        </w:tc>
      </w:tr>
    </w:tbl>
    <w:p w14:paraId="310DBA11" w14:textId="77777777" w:rsidR="00731454" w:rsidRDefault="00731454" w:rsidP="000C6C16">
      <w:pPr>
        <w:spacing w:after="0"/>
        <w:jc w:val="both"/>
      </w:pPr>
    </w:p>
    <w:p w14:paraId="58C855E9" w14:textId="2C3C7699" w:rsidR="000C04CA" w:rsidRDefault="002A11BB" w:rsidP="00717DA7">
      <w:pPr>
        <w:pStyle w:val="Caption"/>
      </w:pPr>
      <w:bookmarkStart w:id="215" w:name="_Ref175849552"/>
      <w:r>
        <w:t xml:space="preserve">Table </w:t>
      </w:r>
      <w:r w:rsidR="00D14D76">
        <w:fldChar w:fldCharType="begin"/>
      </w:r>
      <w:r w:rsidR="00D14D76">
        <w:instrText xml:space="preserve"> SEQ Table \* ARABIC </w:instrText>
      </w:r>
      <w:r w:rsidR="00D14D76">
        <w:fldChar w:fldCharType="separate"/>
      </w:r>
      <w:r w:rsidR="00D14D76">
        <w:rPr>
          <w:noProof/>
        </w:rPr>
        <w:t>4</w:t>
      </w:r>
      <w:r w:rsidR="00D14D76">
        <w:rPr>
          <w:noProof/>
        </w:rPr>
        <w:fldChar w:fldCharType="end"/>
      </w:r>
      <w:bookmarkEnd w:id="215"/>
      <w:r w:rsidR="00731454">
        <w:t>. Compounds used to validate the cytochrome b signature.</w:t>
      </w:r>
      <w:r w:rsidR="002E337B">
        <w:t xml:space="preserve"> NMT: N-</w:t>
      </w:r>
      <w:proofErr w:type="spellStart"/>
      <w:r w:rsidR="002E337B">
        <w:t>myristoyltransferase</w:t>
      </w:r>
      <w:proofErr w:type="spellEnd"/>
      <w:r w:rsidR="002E337B">
        <w:t>, PTR: pteridine reductase, DHFR-TS:</w:t>
      </w:r>
      <w:r w:rsidR="002E337B" w:rsidRPr="002E337B">
        <w:t xml:space="preserve"> dihydrofolate reductase-thymidylate synthase</w:t>
      </w:r>
      <w:r w:rsidR="002E337B">
        <w:t xml:space="preserve">, NTR: </w:t>
      </w:r>
      <w:proofErr w:type="spellStart"/>
      <w:r w:rsidR="002E337B">
        <w:t>nitroreductase</w:t>
      </w:r>
      <w:proofErr w:type="spellEnd"/>
      <w:r w:rsidR="002E337B">
        <w:t xml:space="preserve">, OSC: </w:t>
      </w:r>
      <w:proofErr w:type="spellStart"/>
      <w:r w:rsidR="002E337B">
        <w:t>oxidosqualene</w:t>
      </w:r>
      <w:proofErr w:type="spellEnd"/>
      <w:r w:rsidR="002E337B">
        <w:t xml:space="preserve"> cyclase, KRS: </w:t>
      </w:r>
      <w:proofErr w:type="spellStart"/>
      <w:r w:rsidR="002E337B" w:rsidRPr="002E337B">
        <w:t>lysyl</w:t>
      </w:r>
      <w:proofErr w:type="spellEnd"/>
      <w:r w:rsidR="002E337B" w:rsidRPr="002E337B">
        <w:t>-tRNA synthetase</w:t>
      </w:r>
      <w:r w:rsidR="002E337B">
        <w:t>, MRS:</w:t>
      </w:r>
      <w:r w:rsidR="002E337B" w:rsidRPr="002E337B">
        <w:t xml:space="preserve"> </w:t>
      </w:r>
      <w:r w:rsidR="002E337B">
        <w:t>m</w:t>
      </w:r>
      <w:r w:rsidR="002E337B" w:rsidRPr="002E337B">
        <w:t>ethionyl-tRNA synthetase</w:t>
      </w:r>
      <w:r w:rsidR="002E337B">
        <w:t>, CPSF: c</w:t>
      </w:r>
      <w:r w:rsidR="002E337B" w:rsidRPr="002E337B">
        <w:t xml:space="preserve">leavage and </w:t>
      </w:r>
      <w:r w:rsidR="002E337B">
        <w:t>p</w:t>
      </w:r>
      <w:r w:rsidR="002E337B" w:rsidRPr="002E337B">
        <w:t xml:space="preserve">olyadenylation </w:t>
      </w:r>
      <w:r w:rsidR="002E337B">
        <w:t>s</w:t>
      </w:r>
      <w:r w:rsidR="002E337B" w:rsidRPr="002E337B">
        <w:t xml:space="preserve">pecificity </w:t>
      </w:r>
      <w:r w:rsidR="002E337B">
        <w:t>f</w:t>
      </w:r>
      <w:r w:rsidR="002E337B" w:rsidRPr="002E337B">
        <w:t>actor</w:t>
      </w:r>
      <w:r w:rsidR="002E337B">
        <w:t xml:space="preserve">. </w:t>
      </w:r>
      <w:r w:rsidR="000C04CA">
        <w:t>Note</w:t>
      </w:r>
      <w:r w:rsidR="006A458F">
        <w:t xml:space="preserve"> that</w:t>
      </w:r>
      <w:r w:rsidR="000C04CA">
        <w:t xml:space="preserve"> NTR1 and NTR2 are not targets of nitroheterocyclic drugs </w:t>
      </w:r>
      <w:r w:rsidR="006A458F">
        <w:t>but</w:t>
      </w:r>
      <w:r w:rsidR="00F22EFC">
        <w:t>, rather,</w:t>
      </w:r>
      <w:r w:rsidR="000C04CA">
        <w:t xml:space="preserve"> reductively activate the nitroheterocyclic prodrugs stated.</w:t>
      </w:r>
    </w:p>
    <w:p w14:paraId="403F5337" w14:textId="77777777" w:rsidR="004823DF" w:rsidRPr="004823DF" w:rsidRDefault="004823DF" w:rsidP="004823DF"/>
    <w:p w14:paraId="7F66898B" w14:textId="1CF6D21F" w:rsidR="006B24AA" w:rsidRDefault="00287BA4" w:rsidP="000C6C16">
      <w:pPr>
        <w:spacing w:after="0"/>
        <w:jc w:val="both"/>
      </w:pPr>
      <w:r>
        <w:rPr>
          <w:noProof/>
        </w:rPr>
        <w:lastRenderedPageBreak/>
        <w:drawing>
          <wp:inline distT="0" distB="0" distL="0" distR="0" wp14:anchorId="43E7BEE9" wp14:editId="08AF09B5">
            <wp:extent cx="5731510" cy="4662805"/>
            <wp:effectExtent l="0" t="0" r="2540" b="4445"/>
            <wp:docPr id="167751779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17795" name="Picture 1" descr="A screenshot of a computer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662805"/>
                    </a:xfrm>
                    <a:prstGeom prst="rect">
                      <a:avLst/>
                    </a:prstGeom>
                  </pic:spPr>
                </pic:pic>
              </a:graphicData>
            </a:graphic>
          </wp:inline>
        </w:drawing>
      </w:r>
    </w:p>
    <w:p w14:paraId="731BFBC0" w14:textId="77777777" w:rsidR="00330FEC" w:rsidRDefault="00330FEC" w:rsidP="000C6C16">
      <w:pPr>
        <w:spacing w:after="0"/>
        <w:jc w:val="both"/>
      </w:pPr>
    </w:p>
    <w:p w14:paraId="73B4DA6C" w14:textId="54FC4D5F" w:rsidR="00564421" w:rsidRDefault="00564421" w:rsidP="00564421">
      <w:pPr>
        <w:pStyle w:val="Caption"/>
      </w:pPr>
      <w:bookmarkStart w:id="216" w:name="_Ref171690058"/>
      <w:r>
        <w:t xml:space="preserve">Figure </w:t>
      </w:r>
      <w:r w:rsidR="00E85430">
        <w:fldChar w:fldCharType="begin"/>
      </w:r>
      <w:r w:rsidR="00E85430">
        <w:instrText xml:space="preserve"> SEQ Figure \* ARABIC </w:instrText>
      </w:r>
      <w:r w:rsidR="00E85430">
        <w:fldChar w:fldCharType="separate"/>
      </w:r>
      <w:r w:rsidR="00E85430">
        <w:rPr>
          <w:noProof/>
        </w:rPr>
        <w:t>3</w:t>
      </w:r>
      <w:r w:rsidR="00E85430">
        <w:rPr>
          <w:noProof/>
        </w:rPr>
        <w:fldChar w:fldCharType="end"/>
      </w:r>
      <w:bookmarkEnd w:id="216"/>
      <w:r>
        <w:t xml:space="preserve">. Validation of the cytochrome b signature. </w:t>
      </w:r>
      <w:r w:rsidR="00A040CB">
        <w:t>PCA</w:t>
      </w:r>
      <w:r w:rsidR="005741AA">
        <w:t xml:space="preserve"> scores plot</w:t>
      </w:r>
      <w:r w:rsidR="000E57E8">
        <w:t xml:space="preserve"> shows c</w:t>
      </w:r>
      <w:r w:rsidR="00250CD2">
        <w:t xml:space="preserve">ells treated with </w:t>
      </w:r>
      <w:r w:rsidR="008923C3">
        <w:t>cyto</w:t>
      </w:r>
      <w:r w:rsidR="002B17C8">
        <w:t>chrome b</w:t>
      </w:r>
      <w:r w:rsidR="00250CD2">
        <w:t xml:space="preserve"> </w:t>
      </w:r>
      <w:r w:rsidR="002B17C8">
        <w:t>inhibitor</w:t>
      </w:r>
      <w:r w:rsidR="00250CD2">
        <w:t xml:space="preserve">s (red), </w:t>
      </w:r>
      <w:r w:rsidR="002B17C8">
        <w:t>“non-cytochrome b inhibitor</w:t>
      </w:r>
      <w:r w:rsidR="00250CD2">
        <w:t>s</w:t>
      </w:r>
      <w:r w:rsidR="002B17C8">
        <w:t>”</w:t>
      </w:r>
      <w:r w:rsidR="00250CD2">
        <w:t xml:space="preserve"> (blue) or </w:t>
      </w:r>
      <w:r w:rsidR="00C80ECE">
        <w:t>other inhibitors of oxidative phosphorylation (orange).</w:t>
      </w:r>
      <w:r w:rsidR="00287BA4">
        <w:t xml:space="preserve"> QC pools (black) were prepared separately from replicate set a and replicate set b.</w:t>
      </w:r>
      <w:r w:rsidR="00B15EE3">
        <w:t xml:space="preserve"> Samples 18 and 19 were from untreated cells. All other samples were from cells treated with compounds as shown in </w:t>
      </w:r>
      <w:r w:rsidR="00B15EE3">
        <w:fldChar w:fldCharType="begin"/>
      </w:r>
      <w:r w:rsidR="00B15EE3">
        <w:instrText xml:space="preserve"> REF _Ref175849552 \h </w:instrText>
      </w:r>
      <w:r w:rsidR="00B15EE3">
        <w:fldChar w:fldCharType="separate"/>
      </w:r>
      <w:r w:rsidR="00E85430">
        <w:t xml:space="preserve">Table </w:t>
      </w:r>
      <w:r w:rsidR="00E85430">
        <w:rPr>
          <w:noProof/>
        </w:rPr>
        <w:t>3</w:t>
      </w:r>
      <w:r w:rsidR="00B15EE3">
        <w:fldChar w:fldCharType="end"/>
      </w:r>
      <w:r w:rsidR="00B15EE3">
        <w:t>.</w:t>
      </w:r>
    </w:p>
    <w:p w14:paraId="76BBF966" w14:textId="77777777" w:rsidR="00537295" w:rsidRDefault="00537295" w:rsidP="000C6C16">
      <w:pPr>
        <w:spacing w:after="0"/>
        <w:jc w:val="both"/>
      </w:pPr>
    </w:p>
    <w:p w14:paraId="2411F048" w14:textId="77777777" w:rsidR="002A48C4" w:rsidRDefault="00717DA7" w:rsidP="00717DA7">
      <w:pPr>
        <w:spacing w:after="0"/>
        <w:jc w:val="both"/>
        <w:rPr>
          <w:ins w:id="217" w:author="Kenneth MacLeod (Staff)" w:date="2025-12-04T16:07:00Z" w16du:dateUtc="2025-12-04T16:07:00Z"/>
        </w:rPr>
      </w:pPr>
      <w:r>
        <w:t xml:space="preserve">There was one “non-cytochrome b inhibitor” which clustered with the cytochrome b inhibitor group. This compound, GSK2920487A, has previously been shown through multiple orthogonal techniques to be an inhibitor of </w:t>
      </w:r>
      <w:proofErr w:type="spellStart"/>
      <w:r>
        <w:t>oxidosqualene</w:t>
      </w:r>
      <w:proofErr w:type="spellEnd"/>
      <w:r>
        <w:t xml:space="preserve"> cyclase in </w:t>
      </w:r>
      <w:r w:rsidRPr="00877AAE">
        <w:rPr>
          <w:i/>
          <w:iCs/>
        </w:rPr>
        <w:t xml:space="preserve">Leishmania </w:t>
      </w:r>
      <w:proofErr w:type="spellStart"/>
      <w:r w:rsidRPr="00877AAE">
        <w:rPr>
          <w:i/>
          <w:iCs/>
        </w:rPr>
        <w:t>donovani</w:t>
      </w:r>
      <w:proofErr w:type="spellEnd"/>
      <w:r>
        <w:t xml:space="preserve"> </w:t>
      </w:r>
      <w:r>
        <w:fldChar w:fldCharType="begin" w:fldLock="1"/>
      </w:r>
      <w:r w:rsidR="009545A3">
        <w:instrText>ADDIN CSL_CITATION {"citationItems":[{"id":"ITEM-1","itemData":{"DOI":"10.1016/j.chembiol.2021.02.008","ISSN":"24519448","PMID":"33691122","abstract":"Phenotypic screening identified a benzothiophene compound with activity against Leishmania donovani, the causative agent of visceral leishmaniasis. Using multiple orthogonal approaches, oxidosqualene cyclase (OSC), a key enzyme of sterol biosynthesis, was identified as the target of this racemic compound and its enantiomers. Whole genome sequencing and screening of a genome-wide overexpression library confirmed that OSC gene amplification is associated with resistance to compound 1. Introduction of an ectopic copy of the OSC gene into wild-type cells reduced susceptibility to these compounds confirming the role of this enzyme in resistance. Biochemical analyses demonstrated the accumulation of the substrate of OSC and depletion of its product in compound (S)-1-treated-promastigotes and cell-free membrane preparations, respectively. Thermal proteome profiling confirmed that compound (S)-1 binds directly to OSC. Finally, modeling and docking studies identified key interactions between compound (S)-1 and the LdOSC active site. Strategies to improve the potency for this promising anti-leishmanial are proposed.","author":[{"dropping-particle":"","family":"Paradela","given":"Luciana S.","non-dropping-particle":"","parse-names":false,"suffix":""},{"dropping-particle":"","family":"Wall","given":"Richard J.","non-dropping-particle":"","parse-names":false,"suffix":""},{"dropping-particle":"","family":"Carvalho","given":"Sandra","non-dropping-particle":"","parse-names":false,"suffix":""},{"dropping-particle":"","family":"Chemi","given":"Giulia","non-dropping-particle":"","parse-names":false,"suffix":""},{"dropping-particle":"","family":"Corpas-Lopez","given":"Victoriano","non-dropping-particle":"","parse-names":false,"suffix":""},{"dropping-particle":"","family":"Moynihan","given":"Eoin","non-dropping-particle":"","parse-names":false,"suffix":""},{"dropping-particle":"","family":"Bello","given":"Davide","non-dropping-particle":"","parse-names":false,"suffix":""},{"dropping-particle":"","family":"Patterson","given":"Stephen","non-dropping-particle":"","parse-names":false,"suffix":""},{"dropping-particle":"","family":"Güther","given":"Maria Lucia S.","non-dropping-particle":"","parse-names":false,"suffix":""},{"dropping-particle":"","family":"Fairlamb","given":"Alan H.","non-dropping-particle":"","parse-names":false,"suffix":""},{"dropping-particle":"","family":"Ferguson","given":"Michael A.J.","non-dropping-particle":"","parse-names":false,"suffix":""},{"dropping-particle":"","family":"Zuccotto","given":"Fabio","non-dropping-particle":"","parse-names":false,"suffix":""},{"dropping-particle":"","family":"Martin","given":"Julio","non-dropping-particle":"","parse-names":false,"suffix":""},{"dropping-particle":"","family":"Gilbert","given":"Ian H.","non-dropping-particle":"","parse-names":false,"suffix":""},{"dropping-particle":"","family":"Wyllie","given":"Susan","non-dropping-particle":"","parse-names":false,"suffix":""}],"container-title":"Cell Chemical Biology","id":"ITEM-1","issue":"5","issued":{"date-parts":[["2021"]]},"page":"711-721.e8","title":"Multiple unbiased approaches identify oxidosqualene cyclase as the molecular target of a promising anti-leishmanial","type":"article-journal","volume":"28"},"uris":["http://www.mendeley.com/documents/?uuid=705d58fe-ce17-4ab7-b8db-f4c913ab7330"]}],"mendeley":{"formattedCitation":"(43)","plainTextFormattedCitation":"(43)","previouslyFormattedCitation":"(43)"},"properties":{"noteIndex":0},"schema":"https://github.com/citation-style-language/schema/raw/master/csl-citation.json"}</w:instrText>
      </w:r>
      <w:r>
        <w:fldChar w:fldCharType="separate"/>
      </w:r>
      <w:r w:rsidR="009D1926" w:rsidRPr="009D1926">
        <w:rPr>
          <w:noProof/>
        </w:rPr>
        <w:t>(43)</w:t>
      </w:r>
      <w:r>
        <w:fldChar w:fldCharType="end"/>
      </w:r>
      <w:r>
        <w:t xml:space="preserve">. However, this has not been confirmed as the target in </w:t>
      </w:r>
      <w:r w:rsidRPr="00877AAE">
        <w:rPr>
          <w:i/>
          <w:iCs/>
        </w:rPr>
        <w:t>T. cruzi</w:t>
      </w:r>
      <w:r>
        <w:t xml:space="preserve">. Notably, </w:t>
      </w:r>
      <w:r w:rsidR="00557A0B">
        <w:t xml:space="preserve">GSK2920487A and </w:t>
      </w:r>
      <w:r>
        <w:t>DDD01716002 share a degree of structural si</w:t>
      </w:r>
      <w:r w:rsidRPr="001052F8">
        <w:t>milarity (</w:t>
      </w:r>
      <w:r w:rsidR="00557A0B">
        <w:fldChar w:fldCharType="begin"/>
      </w:r>
      <w:r w:rsidR="00557A0B">
        <w:instrText xml:space="preserve"> REF _Ref191495085 \h </w:instrText>
      </w:r>
      <w:r w:rsidR="00557A0B">
        <w:fldChar w:fldCharType="separate"/>
      </w:r>
      <w:r w:rsidR="00E85430">
        <w:t xml:space="preserve">Figure </w:t>
      </w:r>
      <w:r w:rsidR="00E85430">
        <w:rPr>
          <w:noProof/>
        </w:rPr>
        <w:t>4</w:t>
      </w:r>
      <w:r w:rsidR="00557A0B">
        <w:fldChar w:fldCharType="end"/>
      </w:r>
      <w:r w:rsidR="00557A0B">
        <w:t>A and B</w:t>
      </w:r>
      <w:r w:rsidRPr="001052F8">
        <w:t xml:space="preserve">). The </w:t>
      </w:r>
      <w:r w:rsidR="00557A0B">
        <w:t>former</w:t>
      </w:r>
      <w:r w:rsidRPr="001052F8">
        <w:t xml:space="preserve"> was therefore tested in an enzymatic assay against </w:t>
      </w:r>
      <w:r w:rsidRPr="001052F8">
        <w:rPr>
          <w:i/>
          <w:iCs/>
        </w:rPr>
        <w:t>T. cruzi</w:t>
      </w:r>
      <w:r>
        <w:t xml:space="preserve"> cytochrome b. Remarkably, GSK2920487A inhibited </w:t>
      </w:r>
      <w:r w:rsidRPr="001052F8">
        <w:rPr>
          <w:i/>
          <w:iCs/>
        </w:rPr>
        <w:t>T. cruzi</w:t>
      </w:r>
      <w:r>
        <w:t xml:space="preserve"> cytochrome b by 77% at 20 µM – the concentration used in the metabolomic assay – and </w:t>
      </w:r>
      <w:r>
        <w:lastRenderedPageBreak/>
        <w:t xml:space="preserve">displayed </w:t>
      </w:r>
      <w:r w:rsidR="00657DFB" w:rsidRPr="00657DFB">
        <w:t>a weighted mean IC</w:t>
      </w:r>
      <w:r w:rsidR="00657DFB" w:rsidRPr="00657DFB">
        <w:rPr>
          <w:vertAlign w:val="subscript"/>
        </w:rPr>
        <w:t>50</w:t>
      </w:r>
      <w:r w:rsidR="00657DFB" w:rsidRPr="00657DFB">
        <w:t xml:space="preserve"> from three biological replicates of 7.3 ± 0.9 µM </w:t>
      </w:r>
      <w:r>
        <w:t>(</w:t>
      </w:r>
      <w:r w:rsidR="00557A0B">
        <w:fldChar w:fldCharType="begin"/>
      </w:r>
      <w:r w:rsidR="00557A0B">
        <w:instrText xml:space="preserve"> REF _Ref191495085 \h </w:instrText>
      </w:r>
      <w:r w:rsidR="00557A0B">
        <w:fldChar w:fldCharType="separate"/>
      </w:r>
      <w:r w:rsidR="00E85430">
        <w:t xml:space="preserve">Figure </w:t>
      </w:r>
      <w:r w:rsidR="00E85430">
        <w:rPr>
          <w:noProof/>
        </w:rPr>
        <w:t>4</w:t>
      </w:r>
      <w:r w:rsidR="00557A0B">
        <w:fldChar w:fldCharType="end"/>
      </w:r>
      <w:r w:rsidR="00557A0B">
        <w:t>C</w:t>
      </w:r>
      <w:r>
        <w:t>). This, in conjunction with the observation that the EC</w:t>
      </w:r>
      <w:r w:rsidRPr="00AC7D90">
        <w:rPr>
          <w:vertAlign w:val="subscript"/>
        </w:rPr>
        <w:t>50</w:t>
      </w:r>
      <w:r>
        <w:t xml:space="preserve"> against live </w:t>
      </w:r>
      <w:r w:rsidRPr="00A803C6">
        <w:rPr>
          <w:i/>
          <w:iCs/>
        </w:rPr>
        <w:t>T. cruzi</w:t>
      </w:r>
      <w:r>
        <w:t xml:space="preserve"> </w:t>
      </w:r>
      <w:proofErr w:type="spellStart"/>
      <w:r>
        <w:t>epimastigotes</w:t>
      </w:r>
      <w:proofErr w:type="spellEnd"/>
      <w:r>
        <w:t xml:space="preserve"> is </w:t>
      </w:r>
      <w:r w:rsidR="00557A0B">
        <w:t>4.0</w:t>
      </w:r>
      <w:r>
        <w:t xml:space="preserve"> ± 0.</w:t>
      </w:r>
      <w:r w:rsidR="00557A0B">
        <w:t>2</w:t>
      </w:r>
      <w:r>
        <w:t xml:space="preserve"> µM (</w:t>
      </w:r>
      <w:r w:rsidR="00557A0B">
        <w:fldChar w:fldCharType="begin"/>
      </w:r>
      <w:r w:rsidR="00557A0B">
        <w:instrText xml:space="preserve"> REF _Ref191495085 \h </w:instrText>
      </w:r>
      <w:r w:rsidR="00557A0B">
        <w:fldChar w:fldCharType="separate"/>
      </w:r>
      <w:r w:rsidR="00E85430">
        <w:t xml:space="preserve">Figure </w:t>
      </w:r>
      <w:r w:rsidR="00E85430">
        <w:rPr>
          <w:noProof/>
        </w:rPr>
        <w:t>4</w:t>
      </w:r>
      <w:r w:rsidR="00557A0B">
        <w:fldChar w:fldCharType="end"/>
      </w:r>
      <w:r w:rsidR="00557A0B">
        <w:t>D</w:t>
      </w:r>
      <w:r>
        <w:t xml:space="preserve">), indicated that cytochrome b is a target of GSK2920487A in </w:t>
      </w:r>
      <w:r w:rsidRPr="00A803C6">
        <w:rPr>
          <w:i/>
          <w:iCs/>
        </w:rPr>
        <w:t>T. cruzi</w:t>
      </w:r>
      <w:r>
        <w:t xml:space="preserve"> </w:t>
      </w:r>
      <w:proofErr w:type="spellStart"/>
      <w:r>
        <w:t>epimastigotes</w:t>
      </w:r>
      <w:proofErr w:type="spellEnd"/>
      <w:r>
        <w:t>.</w:t>
      </w:r>
      <w:r w:rsidR="00D82B80">
        <w:rPr>
          <w:color w:val="000000" w:themeColor="text1"/>
        </w:rPr>
        <w:t xml:space="preserve"> </w:t>
      </w:r>
      <w:r>
        <w:t xml:space="preserve">However, it must be stressed that cytochrome b is not believed to be the target in the intracellular amastigote form of </w:t>
      </w:r>
      <w:r w:rsidRPr="00934F7B">
        <w:rPr>
          <w:i/>
          <w:iCs/>
        </w:rPr>
        <w:t>T. cruzi</w:t>
      </w:r>
      <w:r>
        <w:t>,</w:t>
      </w:r>
      <w:ins w:id="218" w:author="Kenneth MacLeod (Staff)" w:date="2025-12-04T10:54:00Z" w16du:dateUtc="2025-12-04T10:54:00Z">
        <w:r w:rsidR="001A4608">
          <w:t xml:space="preserve"> the form in infected humans,</w:t>
        </w:r>
      </w:ins>
      <w:r>
        <w:t xml:space="preserve"> where the potency of GSK2920487A is 10-fold greater. </w:t>
      </w:r>
      <w:proofErr w:type="spellStart"/>
      <w:r>
        <w:t>Oxidosqualene</w:t>
      </w:r>
      <w:proofErr w:type="spellEnd"/>
      <w:r>
        <w:t xml:space="preserve"> cyclase, the likely target in </w:t>
      </w:r>
      <w:r w:rsidRPr="00162EF4">
        <w:rPr>
          <w:i/>
          <w:iCs/>
        </w:rPr>
        <w:t>T. cruzi</w:t>
      </w:r>
      <w:r>
        <w:t xml:space="preserve"> amastigotes as in </w:t>
      </w:r>
      <w:r w:rsidRPr="00DE35A3">
        <w:rPr>
          <w:i/>
          <w:iCs/>
        </w:rPr>
        <w:t xml:space="preserve">L. </w:t>
      </w:r>
      <w:proofErr w:type="spellStart"/>
      <w:r w:rsidRPr="00DE35A3">
        <w:rPr>
          <w:i/>
          <w:iCs/>
        </w:rPr>
        <w:t>donovani</w:t>
      </w:r>
      <w:proofErr w:type="spellEnd"/>
      <w:r>
        <w:t xml:space="preserve">, plays a key role in sterol biosynthesis. The epimastigote form of </w:t>
      </w:r>
      <w:r w:rsidRPr="00AC0215">
        <w:rPr>
          <w:i/>
          <w:iCs/>
        </w:rPr>
        <w:t>T. cruzi</w:t>
      </w:r>
      <w:r>
        <w:t xml:space="preserve"> can scavenge sterols from its surroundings whereas the amastigote form cannot, therefore the effect of </w:t>
      </w:r>
      <w:proofErr w:type="spellStart"/>
      <w:r>
        <w:t>oxidosqualene</w:t>
      </w:r>
      <w:proofErr w:type="spellEnd"/>
      <w:r>
        <w:t xml:space="preserve"> cyclase inhibition is of less consequence in the former. These observations underscore the importance of considering life-cycle stage when assessing compounds with different MoA.</w:t>
      </w:r>
    </w:p>
    <w:p w14:paraId="7F84C4AB" w14:textId="77777777" w:rsidR="002A48C4" w:rsidRDefault="002A48C4" w:rsidP="00717DA7">
      <w:pPr>
        <w:spacing w:after="0"/>
        <w:jc w:val="both"/>
        <w:rPr>
          <w:ins w:id="219" w:author="Kenneth MacLeod (Staff)" w:date="2025-12-04T16:07:00Z" w16du:dateUtc="2025-12-04T16:07:00Z"/>
        </w:rPr>
      </w:pPr>
    </w:p>
    <w:p w14:paraId="1EF726DB" w14:textId="2A2897EE" w:rsidR="0034447B" w:rsidRDefault="00B1345B" w:rsidP="00717DA7">
      <w:pPr>
        <w:spacing w:after="0"/>
        <w:jc w:val="both"/>
        <w:rPr>
          <w:ins w:id="220" w:author="Kenneth MacLeod (Staff)" w:date="2025-12-04T10:56:00Z" w16du:dateUtc="2025-12-04T10:56:00Z"/>
        </w:rPr>
      </w:pPr>
      <w:ins w:id="221" w:author="Kenneth MacLeod (Staff)" w:date="2025-12-04T16:06:00Z" w16du:dateUtc="2025-12-04T16:06:00Z">
        <w:r w:rsidRPr="00B1345B">
          <w:t>Th</w:t>
        </w:r>
      </w:ins>
      <w:ins w:id="222" w:author="Kenneth MacLeod (Staff)" w:date="2025-12-04T16:07:00Z" w16du:dateUtc="2025-12-04T16:07:00Z">
        <w:r w:rsidR="002A48C4">
          <w:t>e</w:t>
        </w:r>
      </w:ins>
      <w:ins w:id="223" w:author="Kenneth MacLeod (Staff)" w:date="2025-12-04T16:06:00Z" w16du:dateUtc="2025-12-04T16:06:00Z">
        <w:r w:rsidRPr="00B1345B">
          <w:t xml:space="preserve"> identification of GSK2920487A as a cytochrome b inhibitor in T. cruzi </w:t>
        </w:r>
        <w:proofErr w:type="spellStart"/>
        <w:r w:rsidRPr="00B1345B">
          <w:t>epimastigotes</w:t>
        </w:r>
        <w:proofErr w:type="spellEnd"/>
        <w:r w:rsidRPr="00B1345B">
          <w:t xml:space="preserve"> was an unexpected outcome from this study</w:t>
        </w:r>
      </w:ins>
      <w:ins w:id="224" w:author="Kenneth MacLeod (Staff)" w:date="2025-12-04T16:07:00Z" w16du:dateUtc="2025-12-04T16:07:00Z">
        <w:r w:rsidR="00663EF6">
          <w:t xml:space="preserve"> </w:t>
        </w:r>
      </w:ins>
      <w:ins w:id="225" w:author="Kenneth MacLeod (Staff)" w:date="2025-12-04T16:08:00Z" w16du:dateUtc="2025-12-04T16:08:00Z">
        <w:r w:rsidR="00663EF6">
          <w:t>and</w:t>
        </w:r>
      </w:ins>
      <w:ins w:id="226" w:author="Kenneth MacLeod (Staff)" w:date="2025-12-04T16:06:00Z" w16du:dateUtc="2025-12-04T16:06:00Z">
        <w:r w:rsidRPr="00B1345B">
          <w:t xml:space="preserve"> serve</w:t>
        </w:r>
      </w:ins>
      <w:ins w:id="227" w:author="Kenneth MacLeod (Staff)" w:date="2025-12-04T16:11:00Z" w16du:dateUtc="2025-12-04T16:11:00Z">
        <w:r w:rsidR="00DC47FB">
          <w:t>d</w:t>
        </w:r>
      </w:ins>
      <w:ins w:id="228" w:author="Kenneth MacLeod (Staff)" w:date="2025-12-04T16:06:00Z" w16du:dateUtc="2025-12-04T16:06:00Z">
        <w:r w:rsidRPr="00B1345B">
          <w:t xml:space="preserve"> as an important validation of th</w:t>
        </w:r>
      </w:ins>
      <w:ins w:id="229" w:author="Kenneth MacLeod (Staff)" w:date="2025-12-04T16:08:00Z" w16du:dateUtc="2025-12-04T16:08:00Z">
        <w:r w:rsidR="00663EF6">
          <w:t>e</w:t>
        </w:r>
      </w:ins>
      <w:ins w:id="230" w:author="Kenneth MacLeod (Staff)" w:date="2025-12-04T16:06:00Z" w16du:dateUtc="2025-12-04T16:06:00Z">
        <w:r w:rsidRPr="00B1345B">
          <w:t xml:space="preserve"> workflow</w:t>
        </w:r>
      </w:ins>
      <w:ins w:id="231" w:author="Kenneth MacLeod (Staff)" w:date="2025-12-04T16:08:00Z" w16du:dateUtc="2025-12-04T16:08:00Z">
        <w:r w:rsidR="00663EF6">
          <w:t>.</w:t>
        </w:r>
      </w:ins>
      <w:ins w:id="232" w:author="Kenneth MacLeod (Staff)" w:date="2025-12-04T16:06:00Z" w16du:dateUtc="2025-12-04T16:06:00Z">
        <w:r w:rsidRPr="00B1345B">
          <w:t xml:space="preserve"> </w:t>
        </w:r>
      </w:ins>
      <w:ins w:id="233" w:author="Kenneth MacLeod (Staff)" w:date="2025-12-04T16:09:00Z" w16du:dateUtc="2025-12-04T16:09:00Z">
        <w:r w:rsidR="008C3FDC">
          <w:t>W</w:t>
        </w:r>
      </w:ins>
      <w:ins w:id="234" w:author="Kenneth MacLeod (Staff)" w:date="2025-12-04T16:08:00Z" w16du:dateUtc="2025-12-04T16:08:00Z">
        <w:r w:rsidR="00C24CC1">
          <w:t>ith further development</w:t>
        </w:r>
      </w:ins>
      <w:ins w:id="235" w:author="Kenneth MacLeod (Staff)" w:date="2025-12-04T16:11:00Z" w16du:dateUtc="2025-12-04T16:11:00Z">
        <w:r w:rsidR="00DC47FB">
          <w:t>,</w:t>
        </w:r>
      </w:ins>
      <w:ins w:id="236" w:author="Kenneth MacLeod (Staff)" w:date="2025-12-04T16:08:00Z" w16du:dateUtc="2025-12-04T16:08:00Z">
        <w:r w:rsidR="00C24CC1">
          <w:t xml:space="preserve"> </w:t>
        </w:r>
      </w:ins>
      <w:ins w:id="237" w:author="Kenneth MacLeod (Staff)" w:date="2025-12-04T16:10:00Z" w16du:dateUtc="2025-12-04T16:10:00Z">
        <w:r w:rsidR="0006364C">
          <w:t>th</w:t>
        </w:r>
      </w:ins>
      <w:ins w:id="238" w:author="Kenneth MacLeod (Staff)" w:date="2025-12-04T16:11:00Z" w16du:dateUtc="2025-12-04T16:11:00Z">
        <w:r w:rsidR="001E0601">
          <w:t xml:space="preserve">e applicability of this </w:t>
        </w:r>
      </w:ins>
      <w:ins w:id="239" w:author="Kenneth MacLeod (Staff)" w:date="2025-12-04T16:10:00Z" w16du:dateUtc="2025-12-04T16:10:00Z">
        <w:r w:rsidR="0006364C">
          <w:t xml:space="preserve">methodology </w:t>
        </w:r>
        <w:r w:rsidR="00770287">
          <w:t xml:space="preserve">could be </w:t>
        </w:r>
      </w:ins>
      <w:ins w:id="240" w:author="Kenneth MacLeod (Staff)" w:date="2025-12-04T16:11:00Z" w16du:dateUtc="2025-12-04T16:11:00Z">
        <w:r w:rsidR="001E0601">
          <w:t xml:space="preserve">extended </w:t>
        </w:r>
      </w:ins>
      <w:ins w:id="241" w:author="Kenneth MacLeod (Staff)" w:date="2025-12-04T16:10:00Z" w16du:dateUtc="2025-12-04T16:10:00Z">
        <w:r w:rsidR="00770287">
          <w:t xml:space="preserve">to </w:t>
        </w:r>
      </w:ins>
      <w:ins w:id="242" w:author="Kenneth MacLeod (Staff)" w:date="2025-12-04T16:11:00Z" w16du:dateUtc="2025-12-04T16:11:00Z">
        <w:r w:rsidR="001B568B">
          <w:t>any target for which a</w:t>
        </w:r>
      </w:ins>
      <w:ins w:id="243" w:author="Kenneth MacLeod (Staff)" w:date="2025-12-04T16:12:00Z" w16du:dateUtc="2025-12-04T16:12:00Z">
        <w:r w:rsidR="001B568B">
          <w:t>n</w:t>
        </w:r>
      </w:ins>
      <w:ins w:id="244" w:author="Kenneth MacLeod (Staff)" w:date="2025-12-04T16:06:00Z" w16du:dateUtc="2025-12-04T16:06:00Z">
        <w:r w:rsidRPr="00B1345B">
          <w:t xml:space="preserve"> inhibition signature can be defined. A</w:t>
        </w:r>
      </w:ins>
      <w:ins w:id="245" w:author="Kenneth MacLeod (Staff)" w:date="2025-12-04T16:12:00Z" w16du:dateUtc="2025-12-04T16:12:00Z">
        <w:r w:rsidR="001B568B">
          <w:t xml:space="preserve"> key</w:t>
        </w:r>
      </w:ins>
      <w:ins w:id="246" w:author="Kenneth MacLeod (Staff)" w:date="2025-12-04T16:06:00Z" w16du:dateUtc="2025-12-04T16:06:00Z">
        <w:r w:rsidRPr="00B1345B">
          <w:t xml:space="preserve"> limitation is th</w:t>
        </w:r>
      </w:ins>
      <w:ins w:id="247" w:author="Kenneth MacLeod (Staff)" w:date="2025-12-04T16:12:00Z" w16du:dateUtc="2025-12-04T16:12:00Z">
        <w:r w:rsidR="001B568B">
          <w:t xml:space="preserve">e availability of </w:t>
        </w:r>
      </w:ins>
      <w:ins w:id="248" w:author="Kenneth MacLeod (Staff)" w:date="2025-12-04T16:14:00Z" w16du:dateUtc="2025-12-04T16:14:00Z">
        <w:r w:rsidR="00BC3671">
          <w:t xml:space="preserve">verified inhibitors </w:t>
        </w:r>
      </w:ins>
      <w:ins w:id="249" w:author="Kenneth MacLeod (Staff)" w:date="2025-12-04T16:12:00Z" w16du:dateUtc="2025-12-04T16:12:00Z">
        <w:r w:rsidR="009D204B">
          <w:t xml:space="preserve">to </w:t>
        </w:r>
      </w:ins>
      <w:ins w:id="250" w:author="Kenneth MacLeod (Staff)" w:date="2025-12-04T16:14:00Z" w16du:dateUtc="2025-12-04T16:14:00Z">
        <w:r w:rsidR="00DC36C1">
          <w:t>enable the initial signature definition</w:t>
        </w:r>
      </w:ins>
      <w:ins w:id="251" w:author="Kenneth MacLeod (Staff)" w:date="2025-12-04T16:15:00Z" w16du:dateUtc="2025-12-04T16:15:00Z">
        <w:r w:rsidR="00243217">
          <w:t>,</w:t>
        </w:r>
      </w:ins>
      <w:ins w:id="252" w:author="Kenneth MacLeod (Staff)" w:date="2025-12-04T16:14:00Z" w16du:dateUtc="2025-12-04T16:14:00Z">
        <w:r w:rsidR="00DC36C1">
          <w:t xml:space="preserve"> and </w:t>
        </w:r>
      </w:ins>
      <w:ins w:id="253" w:author="Kenneth MacLeod (Staff)" w:date="2025-12-04T16:15:00Z" w16du:dateUtc="2025-12-04T16:15:00Z">
        <w:r w:rsidR="00243217">
          <w:t xml:space="preserve">to then serve as </w:t>
        </w:r>
      </w:ins>
      <w:ins w:id="254" w:author="Kenneth MacLeod (Staff)" w:date="2025-12-04T16:14:00Z" w16du:dateUtc="2025-12-04T16:14:00Z">
        <w:r w:rsidR="00DC36C1">
          <w:t>positive control</w:t>
        </w:r>
      </w:ins>
      <w:ins w:id="255" w:author="Kenneth MacLeod (Staff)" w:date="2025-12-04T16:15:00Z" w16du:dateUtc="2025-12-04T16:15:00Z">
        <w:r w:rsidR="00DC36C1">
          <w:t>s in subsequent experiments.</w:t>
        </w:r>
      </w:ins>
      <w:ins w:id="256" w:author="Kenneth MacLeod (Staff)" w:date="2025-12-04T16:16:00Z" w16du:dateUtc="2025-12-04T16:16:00Z">
        <w:r w:rsidR="00127737">
          <w:t xml:space="preserve"> </w:t>
        </w:r>
      </w:ins>
      <w:ins w:id="257" w:author="Kenneth MacLeod (Staff)" w:date="2025-12-04T16:17:00Z" w16du:dateUtc="2025-12-04T16:17:00Z">
        <w:r w:rsidR="00EE72E3">
          <w:t>As this</w:t>
        </w:r>
        <w:r w:rsidR="00286BC9">
          <w:t xml:space="preserve"> workflow is developed,</w:t>
        </w:r>
      </w:ins>
      <w:ins w:id="258" w:author="Kenneth MacLeod (Staff)" w:date="2025-12-04T16:18:00Z" w16du:dateUtc="2025-12-04T16:18:00Z">
        <w:r w:rsidR="005C5696">
          <w:t xml:space="preserve"> however,</w:t>
        </w:r>
      </w:ins>
      <w:ins w:id="259" w:author="Kenneth MacLeod (Staff)" w:date="2025-12-04T16:17:00Z" w16du:dateUtc="2025-12-04T16:17:00Z">
        <w:r w:rsidR="00286BC9">
          <w:t xml:space="preserve"> </w:t>
        </w:r>
      </w:ins>
      <w:ins w:id="260" w:author="Kenneth MacLeod (Staff)" w:date="2025-12-04T16:24:00Z" w16du:dateUtc="2025-12-04T16:24:00Z">
        <w:r w:rsidR="002A300C">
          <w:t xml:space="preserve">the </w:t>
        </w:r>
        <w:r w:rsidR="00227CF5">
          <w:t xml:space="preserve">untargeted </w:t>
        </w:r>
        <w:r w:rsidR="002A300C">
          <w:t xml:space="preserve">format in which the data are collected </w:t>
        </w:r>
      </w:ins>
      <w:ins w:id="261" w:author="Kenneth MacLeod (Staff)" w:date="2025-12-04T16:25:00Z" w16du:dateUtc="2025-12-04T16:25:00Z">
        <w:r w:rsidR="00F73CFA">
          <w:t xml:space="preserve">is well-suited to the </w:t>
        </w:r>
      </w:ins>
      <w:ins w:id="262" w:author="Kenneth MacLeod (Staff)" w:date="2025-12-04T16:18:00Z" w16du:dateUtc="2025-12-04T16:18:00Z">
        <w:r w:rsidR="00AA4EC7">
          <w:t>identif</w:t>
        </w:r>
      </w:ins>
      <w:ins w:id="263" w:author="Kenneth MacLeod (Staff)" w:date="2025-12-04T16:25:00Z" w16du:dateUtc="2025-12-04T16:25:00Z">
        <w:r w:rsidR="00F73CFA">
          <w:t>ication of</w:t>
        </w:r>
      </w:ins>
      <w:ins w:id="264" w:author="Kenneth MacLeod (Staff)" w:date="2025-12-04T16:18:00Z" w16du:dateUtc="2025-12-04T16:18:00Z">
        <w:r w:rsidR="00AA4EC7">
          <w:t xml:space="preserve"> </w:t>
        </w:r>
        <w:r w:rsidR="005C5696">
          <w:t xml:space="preserve">compounds </w:t>
        </w:r>
      </w:ins>
      <w:ins w:id="265" w:author="Kenneth MacLeod (Staff)" w:date="2025-12-04T16:06:00Z" w16du:dateUtc="2025-12-04T16:06:00Z">
        <w:r w:rsidRPr="00B1345B">
          <w:t>with previously unrecognised or multiple mechanisms of action</w:t>
        </w:r>
      </w:ins>
      <w:ins w:id="266" w:author="Kenneth MacLeod (Staff)" w:date="2025-12-04T16:20:00Z" w16du:dateUtc="2025-12-04T16:20:00Z">
        <w:r w:rsidR="00A82566">
          <w:t>, either through pros</w:t>
        </w:r>
      </w:ins>
      <w:ins w:id="267" w:author="Kenneth MacLeod (Staff)" w:date="2025-12-04T16:21:00Z" w16du:dateUtc="2025-12-04T16:21:00Z">
        <w:r w:rsidR="00A82566">
          <w:t xml:space="preserve">pective or retrospective </w:t>
        </w:r>
        <w:r w:rsidR="00DA1111">
          <w:t>analysis</w:t>
        </w:r>
      </w:ins>
      <w:ins w:id="268" w:author="Kenneth MacLeod (Staff)" w:date="2025-12-04T16:06:00Z" w16du:dateUtc="2025-12-04T16:06:00Z">
        <w:r w:rsidRPr="00B1345B">
          <w:t>.</w:t>
        </w:r>
      </w:ins>
      <w:del w:id="269" w:author="Kenneth MacLeod (Staff)" w:date="2025-12-04T10:56:00Z" w16du:dateUtc="2025-12-04T10:56:00Z">
        <w:r w:rsidR="00717DA7" w:rsidDel="007F73A1">
          <w:delText xml:space="preserve"> </w:delText>
        </w:r>
      </w:del>
    </w:p>
    <w:p w14:paraId="7A4FB1D8" w14:textId="77777777" w:rsidR="0034447B" w:rsidRDefault="0034447B" w:rsidP="00717DA7">
      <w:pPr>
        <w:spacing w:after="0"/>
        <w:jc w:val="both"/>
        <w:rPr>
          <w:ins w:id="270" w:author="Kenneth MacLeod (Staff)" w:date="2025-12-04T10:56:00Z" w16du:dateUtc="2025-12-04T10:56:00Z"/>
        </w:rPr>
      </w:pPr>
    </w:p>
    <w:p w14:paraId="1BC22777" w14:textId="137FA218" w:rsidR="00717DA7" w:rsidRDefault="007F73A1" w:rsidP="00717DA7">
      <w:pPr>
        <w:spacing w:after="0"/>
        <w:jc w:val="both"/>
        <w:rPr>
          <w:ins w:id="271" w:author="Kenneth MacLeod (Staff)" w:date="2025-12-04T11:26:00Z" w16du:dateUtc="2025-12-04T11:26:00Z"/>
          <w:color w:val="000000" w:themeColor="text1"/>
        </w:rPr>
      </w:pPr>
      <w:ins w:id="272" w:author="Kenneth MacLeod (Staff)" w:date="2025-12-04T10:55:00Z" w16du:dateUtc="2025-12-04T10:55:00Z">
        <w:r w:rsidRPr="00402FE9">
          <w:rPr>
            <w:color w:val="000000" w:themeColor="text1"/>
          </w:rPr>
          <w:t xml:space="preserve">New antichagasic compounds are often identified by screening against mammalian cells infected with </w:t>
        </w:r>
        <w:r w:rsidRPr="00402FE9">
          <w:rPr>
            <w:i/>
            <w:iCs/>
            <w:color w:val="000000" w:themeColor="text1"/>
          </w:rPr>
          <w:t>T. cruzi</w:t>
        </w:r>
        <w:r w:rsidRPr="00402FE9">
          <w:rPr>
            <w:color w:val="000000" w:themeColor="text1"/>
          </w:rPr>
          <w:t xml:space="preserve"> amastigotes</w:t>
        </w:r>
      </w:ins>
      <w:ins w:id="273" w:author="Kenneth MacLeod (Staff)" w:date="2025-12-04T10:58:00Z" w16du:dateUtc="2025-12-04T10:58:00Z">
        <w:r w:rsidR="004D6EBA">
          <w:rPr>
            <w:color w:val="000000" w:themeColor="text1"/>
          </w:rPr>
          <w:t>,</w:t>
        </w:r>
      </w:ins>
      <w:ins w:id="274" w:author="Kenneth MacLeod (Staff)" w:date="2025-12-04T10:55:00Z" w16du:dateUtc="2025-12-04T10:55:00Z">
        <w:r w:rsidRPr="00402FE9">
          <w:rPr>
            <w:color w:val="000000" w:themeColor="text1"/>
          </w:rPr>
          <w:t xml:space="preserve"> the clinically relevant parasite form</w:t>
        </w:r>
      </w:ins>
      <w:r w:rsidR="00B44244">
        <w:rPr>
          <w:color w:val="000000" w:themeColor="text1"/>
        </w:rPr>
        <w:t xml:space="preserve"> </w:t>
      </w:r>
      <w:r w:rsidR="00B44244">
        <w:rPr>
          <w:color w:val="000000" w:themeColor="text1"/>
        </w:rPr>
        <w:fldChar w:fldCharType="begin" w:fldLock="1"/>
      </w:r>
      <w:r w:rsidR="0058050B">
        <w:rPr>
          <w:color w:val="000000" w:themeColor="text1"/>
        </w:rPr>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donovani","type":"article-journal","volume":"6"},"uris":["http://www.mendeley.com/documents/?uuid=f058c0db-1fec-4e56-a180-8fb88149e32a"]},{"id":"ITEM-2","itemData":{"DOI":"10.1128/AAC.01535-21","ISSN":"1098-6596 (Electronic)","PMID":"34606338","abstract":"Phenotypic screening identified an arylsulfonamide compound with activity against  Trypanosoma cruzi, the causative agent of Chagas' disease. Comprehensive mode of action studies revealed that this compound primarily targets the T. cruzi proteasome, binding at the interface between β4 and β5 subunits that catalyze chymotrypsin-like activity. A mutation in the β5 subunit of the proteasome was associated with resistance to compound 1, while overexpression of this mutated subunit also reduced susceptibility to compound 1. Further genetically engineered and in vitro-selected clones resistant to proteasome inhibitors known to bind at the β4/β5 interface were cross-resistant to compound 1. Ubiquitinated proteins were additionally found to accumulate in compound 1-treated epimastigotes. Finally, thermal proteome profiling identified malic enzyme as a secondary target of compound 1, although malic enzyme inhibition was not found to drive potency. These studies identify a novel pharmacophore capable of inhibiting the T. cruzi proteasome that may be exploitable for anti-chagasic drug discovery.","author":[{"dropping-particle":"","family":"Lima","given":"Marta L","non-dropping-particle":"","parse-names":false,"suffix":""},{"dropping-particle":"","family":"Tulloch","given":"Lindsay B","non-dropping-particle":"","parse-names":false,"suffix":""},{"dropping-particle":"","family":"Corpas-Lopez","given":"Victoriano","non-dropping-particle":"","parse-names":false,"suffix":""},{"dropping-particle":"","family":"Carvalho","given":"Sandra","non-dropping-particle":"","parse-names":false,"suffix":""},{"dropping-particle":"","family":"Wall","given":"Richard J","non-dropping-particle":"","parse-names":false,"suffix":""},{"dropping-particle":"","family":"Milne","given":"Rachel","non-dropping-particle":"","parse-names":false,"suffix":""},{"dropping-particle":"","family":"Rico","given":"Eva","non-dropping-particle":"","parse-names":false,"suffix":""},{"dropping-particle":"","family":"Patterson","given":"Stephen","non-dropping-particle":"","parse-names":false,"suffix":""},{"dropping-particle":"","family":"Gilbert","given":"Ian H","non-dropping-particle":"","parse-names":false,"suffix":""},{"dropping-particle":"","family":"Moniz","given":"Sonia","non-dropping-particle":"","parse-names":false,"suffix":""},{"dropping-particle":"","family":"MacLean","given":"Lorna","non-dropping-particle":"","parse-names":false,"suffix":""},{"dropping-particle":"","family":"Torrie","given":"Leah S","non-dropping-particle":"","parse-names":false,"suffix":""},{"dropping-particle":"","family":"Morgillo","given":"Carmine","non-dropping-particle":"","parse-names":false,"suffix":""},{"dropping-particle":"","family":"Horn","given":"David","non-dropping-particle":"","parse-names":false,"suffix":""},{"dropping-particle":"","family":"Zuccotto","given":"Fabio","non-dropping-particle":"","parse-names":false,"suffix":""},{"dropping-particle":"","family":"Wyllie","given":"Susan","non-dropping-particle":"","parse-names":false,"suffix":""}],"container-title":"Antimicrobial agents and chemotherapy","id":"ITEM-2","issue":"1","issued":{"date-parts":[["2022","1"]]},"language":"eng","page":"e0153521","publisher-place":"United States","title":"Identification of a Proteasome-Targeting Arylsulfonamide with Potential for the  Treatment of Chagas' Disease.","type":"article-journal","volume":"66"},"uris":["http://www.mendeley.com/documents/?uuid=7763925a-bdbe-4aa1-83ca-4b4fe9f74f04"]},{"id":"ITEM-3","itemData":{"author":[{"dropping-particle":"","family":"Tulloch","given":"Lindsay B.","non-dropping-particle":"","parse-names":false,"suffix":""},{"dropping-particle":"","family":"Tawell","given":"Hugh","non-dropping-particle":"","parse-names":false,"suffix":""},{"dropping-particle":"","family":"Taylor","given":"Annie E","non-dropping-particle":"","parse-names":false,"suffix":""},{"dropping-particle":"","family":"Lima","given":"Marta Lopes","non-dropping-particle":"","parse-names":false,"suffix":""},{"dropping-particle":"","family":"Dawson","given":"Alice","non-dropping-particle":"","parse-names":false,"suffix":""},{"dropping-particle":"","family":"Carvalho","given":"Sandra","non-dropping-particle":"","parse-names":false,"suffix":""},{"dropping-particle":"","family":"Wall","given":"Richard J.","non-dropping-particle":"","parse-names":false,"suffix":""},{"dropping-particle":"","family":"Lopez","given":"Victoriano Corpas","non-dropping-particle":"","parse-names":false,"suffix":""},{"dropping-particle":"","family":"Dey","given":"Gourav","non-dropping-particle":"","parse-names":false,"suffix":""},{"dropping-particle":"","family":"Duggan","given":"Jack","non-dropping-particle":"","parse-names":false,"suffix":""},{"dropping-particle":"","family":"Magalhaes","given":"Luma Godoy","non-dropping-particle":"","parse-names":false,"suffix":""},{"dropping-particle":"","family":"Torrie","given":"Leah S.","non-dropping-particle":"","parse-names":false,"suffix":""},{"dropping-particle":"","family":"Frame","given":"Laura","non-dropping-particle":"","parse-names":false,"suffix":""},{"dropping-particle":"","family":"Robinson","given":"David","non-dropping-particle":"","parse-names":false,"suffix":""},{"dropping-particle":"","family":"Patterson","given":"Stephen","non-dropping-particle":"","parse-names":false,"suffix":""},{"dropping-particle":"","family":"Tinti","given":"Michele","non-dropping-particle":"","parse-names":false,"suffix":""},{"dropping-particle":"","family":"Weaver","given":"George W","non-dropping-particle":"","parse-names":false,"suffix":""},{"dropping-particle":"","family":"Robinson","given":"William J","non-dropping-particle":"","parse-names":false,"suffix":""},{"dropping-particle":"","family":"Cal","given":"Monica","non-dropping-particle":"","parse-names":false,"suffix":""},{"dropping-particle":"","family":"Kaiser","given":"Marcel","non-dropping-particle":"","parse-names":false,"suffix":""},{"dropping-particle":"","family":"Mäser","given":"Pascal","non-dropping-particle":"","parse-names":false,"suffix":""},{"dropping-particle":"","family":"Sjö","given":"Peter","non-dropping-particle":"","parse-names":false,"suffix":""},{"dropping-particle":"","family":"Perry","given":"Benjamin","non-dropping-particle":"","parse-names":false,"suffix":""},{"dropping-particle":"","family":"Kelly","given":"John M.","non-dropping-particle":"","parse-names":false,"suffix":""},{"dropping-particle":"","family":"Francisco","given":"Amanda Fortes","non-dropping-particle":"","parse-names":false,"suffix":""},{"dropping-particle":"","family":"Bhambra","given":"Avninder S.","non-dropping-particle":"","parse-names":false,"suffix":""},{"dropping-particle":"","family":"Wyllie","given":"Susan","non-dropping-particle":"","parse-names":false,"suffix":""}],"container-title":"Science Translational Medicine","id":"ITEM-3","issued":{"date-parts":[["2025"]]},"title":"Anti-trypanosomal quinazolines targeting lysyl-tRNA-synthetase show partial efficacy in a mouse model of acute Chagas disease","type":"article-journal","volume":"In press"},"uris":["http://www.mendeley.com/documents/?uuid=4a4e9130-b288-45c6-9181-01122d838de7"]}],"mendeley":{"formattedCitation":"(10,30,32)","plainTextFormattedCitation":"(10,30,32)","previouslyFormattedCitation":"(10,30,32)"},"properties":{"noteIndex":0},"schema":"https://github.com/citation-style-language/schema/raw/master/csl-citation.json"}</w:instrText>
      </w:r>
      <w:r w:rsidR="00B44244">
        <w:rPr>
          <w:color w:val="000000" w:themeColor="text1"/>
        </w:rPr>
        <w:fldChar w:fldCharType="separate"/>
      </w:r>
      <w:r w:rsidR="00B44244" w:rsidRPr="00B44244">
        <w:rPr>
          <w:noProof/>
          <w:color w:val="000000" w:themeColor="text1"/>
        </w:rPr>
        <w:t>(10,30,32)</w:t>
      </w:r>
      <w:r w:rsidR="00B44244">
        <w:rPr>
          <w:color w:val="000000" w:themeColor="text1"/>
        </w:rPr>
        <w:fldChar w:fldCharType="end"/>
      </w:r>
      <w:ins w:id="275" w:author="Kenneth MacLeod (Staff)" w:date="2025-12-04T10:55:00Z" w16du:dateUtc="2025-12-04T10:55:00Z">
        <w:r w:rsidRPr="00402FE9">
          <w:rPr>
            <w:color w:val="000000" w:themeColor="text1"/>
          </w:rPr>
          <w:t xml:space="preserve">. However, determination of compound </w:t>
        </w:r>
      </w:ins>
      <w:ins w:id="276" w:author="Kenneth MacLeod (Staff)" w:date="2025-12-04T10:59:00Z" w16du:dateUtc="2025-12-04T10:59:00Z">
        <w:r w:rsidR="00EE5986">
          <w:rPr>
            <w:color w:val="000000" w:themeColor="text1"/>
          </w:rPr>
          <w:t>MoA</w:t>
        </w:r>
      </w:ins>
      <w:ins w:id="277" w:author="Kenneth MacLeod (Staff)" w:date="2025-12-04T10:55:00Z" w16du:dateUtc="2025-12-04T10:55:00Z">
        <w:r w:rsidRPr="00402FE9">
          <w:rPr>
            <w:color w:val="000000" w:themeColor="text1"/>
          </w:rPr>
          <w:t xml:space="preserve"> </w:t>
        </w:r>
      </w:ins>
      <w:ins w:id="278" w:author="Kenneth MacLeod (Staff)" w:date="2025-12-04T10:59:00Z" w16du:dateUtc="2025-12-04T10:59:00Z">
        <w:r w:rsidR="002C36FA">
          <w:rPr>
            <w:color w:val="000000" w:themeColor="text1"/>
          </w:rPr>
          <w:t xml:space="preserve">in this context </w:t>
        </w:r>
      </w:ins>
      <w:ins w:id="279" w:author="Kenneth MacLeod (Staff)" w:date="2025-12-04T10:55:00Z" w16du:dateUtc="2025-12-04T10:55:00Z">
        <w:r w:rsidRPr="00402FE9">
          <w:rPr>
            <w:color w:val="000000" w:themeColor="text1"/>
          </w:rPr>
          <w:t xml:space="preserve">is </w:t>
        </w:r>
      </w:ins>
      <w:ins w:id="280" w:author="Kenneth MacLeod (Staff)" w:date="2025-12-04T10:57:00Z" w16du:dateUtc="2025-12-04T10:57:00Z">
        <w:r w:rsidR="00B1407B">
          <w:rPr>
            <w:color w:val="000000" w:themeColor="text1"/>
          </w:rPr>
          <w:t>challenging</w:t>
        </w:r>
      </w:ins>
      <w:ins w:id="281" w:author="Kenneth MacLeod (Staff)" w:date="2025-12-04T10:55:00Z" w16du:dateUtc="2025-12-04T10:55:00Z">
        <w:r w:rsidRPr="00402FE9">
          <w:rPr>
            <w:color w:val="000000" w:themeColor="text1"/>
          </w:rPr>
          <w:t xml:space="preserve"> as </w:t>
        </w:r>
      </w:ins>
      <w:ins w:id="282" w:author="Kenneth MacLeod (Staff)" w:date="2025-12-04T10:57:00Z" w16du:dateUtc="2025-12-04T10:57:00Z">
        <w:r w:rsidR="00B1407B">
          <w:rPr>
            <w:color w:val="000000" w:themeColor="text1"/>
          </w:rPr>
          <w:t>host cell</w:t>
        </w:r>
      </w:ins>
      <w:ins w:id="283" w:author="Kenneth MacLeod (Staff)" w:date="2025-12-04T10:55:00Z" w16du:dateUtc="2025-12-04T10:55:00Z">
        <w:r w:rsidRPr="00402FE9">
          <w:rPr>
            <w:color w:val="000000" w:themeColor="text1"/>
          </w:rPr>
          <w:t xml:space="preserve"> biomass </w:t>
        </w:r>
      </w:ins>
      <w:ins w:id="284" w:author="Kenneth MacLeod (Staff)" w:date="2025-12-04T10:56:00Z" w16du:dateUtc="2025-12-04T10:56:00Z">
        <w:r w:rsidR="0034447B">
          <w:rPr>
            <w:color w:val="000000" w:themeColor="text1"/>
          </w:rPr>
          <w:t xml:space="preserve">greatly exceeds that of the </w:t>
        </w:r>
      </w:ins>
      <w:ins w:id="285" w:author="Kenneth MacLeod (Staff)" w:date="2025-12-04T10:55:00Z" w16du:dateUtc="2025-12-04T10:55:00Z">
        <w:r w:rsidRPr="00402FE9">
          <w:rPr>
            <w:color w:val="000000" w:themeColor="text1"/>
          </w:rPr>
          <w:t xml:space="preserve">parasite. </w:t>
        </w:r>
      </w:ins>
      <w:ins w:id="286" w:author="Kenneth MacLeod (Staff)" w:date="2025-12-04T11:00:00Z" w16du:dateUtc="2025-12-04T11:00:00Z">
        <w:r w:rsidR="00EE3D98">
          <w:rPr>
            <w:color w:val="000000" w:themeColor="text1"/>
          </w:rPr>
          <w:t xml:space="preserve">As epimastigote </w:t>
        </w:r>
      </w:ins>
      <w:ins w:id="287" w:author="Kenneth MacLeod (Staff)" w:date="2025-12-04T11:03:00Z" w16du:dateUtc="2025-12-04T11:03:00Z">
        <w:r w:rsidR="00430EDC" w:rsidRPr="00430EDC">
          <w:rPr>
            <w:i/>
            <w:iCs/>
            <w:color w:val="000000" w:themeColor="text1"/>
            <w:rPrChange w:id="288" w:author="Kenneth MacLeod (Staff)" w:date="2025-12-04T11:03:00Z" w16du:dateUtc="2025-12-04T11:03:00Z">
              <w:rPr>
                <w:color w:val="000000" w:themeColor="text1"/>
              </w:rPr>
            </w:rPrChange>
          </w:rPr>
          <w:t>T. cruzi</w:t>
        </w:r>
        <w:r w:rsidR="00430EDC">
          <w:rPr>
            <w:color w:val="000000" w:themeColor="text1"/>
          </w:rPr>
          <w:t xml:space="preserve"> </w:t>
        </w:r>
      </w:ins>
      <w:ins w:id="289" w:author="Kenneth MacLeod (Staff)" w:date="2025-12-04T11:00:00Z" w16du:dateUtc="2025-12-04T11:00:00Z">
        <w:r w:rsidR="00033664">
          <w:rPr>
            <w:color w:val="000000" w:themeColor="text1"/>
          </w:rPr>
          <w:t>grows axenic</w:t>
        </w:r>
      </w:ins>
      <w:ins w:id="290" w:author="Kenneth MacLeod (Staff)" w:date="2025-12-04T11:01:00Z" w16du:dateUtc="2025-12-04T11:01:00Z">
        <w:r w:rsidR="00033664">
          <w:rPr>
            <w:color w:val="000000" w:themeColor="text1"/>
          </w:rPr>
          <w:t xml:space="preserve">ally in culture, </w:t>
        </w:r>
      </w:ins>
      <w:ins w:id="291" w:author="Kenneth MacLeod (Staff)" w:date="2025-12-04T11:00:00Z" w16du:dateUtc="2025-12-04T11:00:00Z">
        <w:r w:rsidR="00EE3D98">
          <w:rPr>
            <w:color w:val="000000" w:themeColor="text1"/>
          </w:rPr>
          <w:t>MoA elucidation</w:t>
        </w:r>
      </w:ins>
      <w:ins w:id="292" w:author="Kenneth MacLeod (Staff)" w:date="2025-12-04T11:01:00Z" w16du:dateUtc="2025-12-04T11:01:00Z">
        <w:r w:rsidR="000D3E7D">
          <w:rPr>
            <w:color w:val="000000" w:themeColor="text1"/>
          </w:rPr>
          <w:t xml:space="preserve"> studies</w:t>
        </w:r>
      </w:ins>
      <w:ins w:id="293" w:author="Kenneth MacLeod (Staff)" w:date="2025-12-04T11:02:00Z" w16du:dateUtc="2025-12-04T11:02:00Z">
        <w:r w:rsidR="00430EDC">
          <w:rPr>
            <w:color w:val="000000" w:themeColor="text1"/>
          </w:rPr>
          <w:t xml:space="preserve"> </w:t>
        </w:r>
      </w:ins>
      <w:ins w:id="294" w:author="Kenneth MacLeod (Staff)" w:date="2025-12-04T11:03:00Z" w16du:dateUtc="2025-12-04T11:03:00Z">
        <w:r w:rsidR="00430EDC">
          <w:rPr>
            <w:color w:val="000000" w:themeColor="text1"/>
          </w:rPr>
          <w:t>are often carried out with</w:t>
        </w:r>
      </w:ins>
      <w:ins w:id="295" w:author="Kenneth MacLeod (Staff)" w:date="2025-12-04T11:02:00Z" w16du:dateUtc="2025-12-04T11:02:00Z">
        <w:r w:rsidR="00430EDC">
          <w:rPr>
            <w:color w:val="000000" w:themeColor="text1"/>
          </w:rPr>
          <w:t xml:space="preserve"> </w:t>
        </w:r>
      </w:ins>
      <w:ins w:id="296" w:author="Kenneth MacLeod (Staff)" w:date="2025-12-04T11:03:00Z" w16du:dateUtc="2025-12-04T11:03:00Z">
        <w:r w:rsidR="00430EDC">
          <w:rPr>
            <w:color w:val="000000" w:themeColor="text1"/>
          </w:rPr>
          <w:t>this alternative form</w:t>
        </w:r>
      </w:ins>
      <w:ins w:id="297" w:author="Kenneth MacLeod (Staff)" w:date="2025-12-04T11:04:00Z" w16du:dateUtc="2025-12-04T11:04:00Z">
        <w:r w:rsidR="00B3558B">
          <w:rPr>
            <w:color w:val="000000" w:themeColor="text1"/>
          </w:rPr>
          <w:t xml:space="preserve"> on the basis that m</w:t>
        </w:r>
      </w:ins>
      <w:ins w:id="298" w:author="Kenneth MacLeod (Staff)" w:date="2025-12-04T10:55:00Z" w16du:dateUtc="2025-12-04T10:55:00Z">
        <w:r w:rsidRPr="00402FE9">
          <w:rPr>
            <w:color w:val="000000" w:themeColor="text1"/>
          </w:rPr>
          <w:t xml:space="preserve">ost cellular processes </w:t>
        </w:r>
        <w:r w:rsidRPr="00402FE9">
          <w:rPr>
            <w:color w:val="000000" w:themeColor="text1"/>
          </w:rPr>
          <w:lastRenderedPageBreak/>
          <w:t xml:space="preserve">are </w:t>
        </w:r>
      </w:ins>
      <w:ins w:id="299" w:author="Kenneth MacLeod (Staff)" w:date="2025-12-04T11:04:00Z" w16du:dateUtc="2025-12-04T11:04:00Z">
        <w:r w:rsidR="003B29B3">
          <w:rPr>
            <w:color w:val="000000" w:themeColor="text1"/>
          </w:rPr>
          <w:t>active in</w:t>
        </w:r>
      </w:ins>
      <w:ins w:id="300" w:author="Kenneth MacLeod (Staff)" w:date="2025-12-04T10:55:00Z" w16du:dateUtc="2025-12-04T10:55:00Z">
        <w:r w:rsidRPr="00402FE9">
          <w:rPr>
            <w:color w:val="000000" w:themeColor="text1"/>
          </w:rPr>
          <w:t xml:space="preserve"> both</w:t>
        </w:r>
      </w:ins>
      <w:ins w:id="301" w:author="Kenneth MacLeod (Staff)" w:date="2025-12-04T11:05:00Z" w16du:dateUtc="2025-12-04T11:05:00Z">
        <w:r w:rsidR="005E6B2D">
          <w:rPr>
            <w:color w:val="000000" w:themeColor="text1"/>
          </w:rPr>
          <w:t xml:space="preserve"> fo</w:t>
        </w:r>
      </w:ins>
      <w:ins w:id="302" w:author="Kenneth MacLeod (Staff)" w:date="2025-12-04T11:06:00Z" w16du:dateUtc="2025-12-04T11:06:00Z">
        <w:r w:rsidR="005E6B2D">
          <w:rPr>
            <w:color w:val="000000" w:themeColor="text1"/>
          </w:rPr>
          <w:t>rms</w:t>
        </w:r>
      </w:ins>
      <w:ins w:id="303" w:author="Kenneth MacLeod (Staff)" w:date="2025-12-04T11:04:00Z" w16du:dateUtc="2025-12-04T11:04:00Z">
        <w:r w:rsidR="003B29B3">
          <w:rPr>
            <w:color w:val="000000" w:themeColor="text1"/>
          </w:rPr>
          <w:t xml:space="preserve">, and </w:t>
        </w:r>
      </w:ins>
      <w:ins w:id="304" w:author="Kenneth MacLeod (Staff)" w:date="2025-12-04T10:55:00Z" w16du:dateUtc="2025-12-04T10:55:00Z">
        <w:r w:rsidRPr="00402FE9">
          <w:rPr>
            <w:color w:val="000000" w:themeColor="text1"/>
          </w:rPr>
          <w:t>the targets of most compounds are likely the same</w:t>
        </w:r>
      </w:ins>
      <w:r w:rsidR="0058050B">
        <w:rPr>
          <w:color w:val="000000" w:themeColor="text1"/>
        </w:rPr>
        <w:t xml:space="preserve"> </w:t>
      </w:r>
      <w:r w:rsidR="0058050B">
        <w:rPr>
          <w:color w:val="000000" w:themeColor="text1"/>
        </w:rPr>
        <w:fldChar w:fldCharType="begin" w:fldLock="1"/>
      </w:r>
      <w:r w:rsidR="00B75370">
        <w:rPr>
          <w:color w:val="000000" w:themeColor="text1"/>
        </w:rPr>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donovani","type":"article-journal","volume":"6"},"uris":["http://www.mendeley.com/documents/?uuid=f058c0db-1fec-4e56-a180-8fb88149e32a"]},{"id":"ITEM-2","itemData":{"DOI":"10.1128/AAC.01535-21","ISSN":"1098-6596 (Electronic)","PMID":"34606338","abstract":"Phenotypic screening identified an arylsulfonamide compound with activity against  Trypanosoma cruzi, the causative agent of Chagas' disease. Comprehensive mode of action studies revealed that this compound primarily targets the T. cruzi proteasome, binding at the interface between β4 and β5 subunits that catalyze chymotrypsin-like activity. A mutation in the β5 subunit of the proteasome was associated with resistance to compound 1, while overexpression of this mutated subunit also reduced susceptibility to compound 1. Further genetically engineered and in vitro-selected clones resistant to proteasome inhibitors known to bind at the β4/β5 interface were cross-resistant to compound 1. Ubiquitinated proteins were additionally found to accumulate in compound 1-treated epimastigotes. Finally, thermal proteome profiling identified malic enzyme as a secondary target of compound 1, although malic enzyme inhibition was not found to drive potency. These studies identify a novel pharmacophore capable of inhibiting the T. cruzi proteasome that may be exploitable for anti-chagasic drug discovery.","author":[{"dropping-particle":"","family":"Lima","given":"Marta L","non-dropping-particle":"","parse-names":false,"suffix":""},{"dropping-particle":"","family":"Tulloch","given":"Lindsay B","non-dropping-particle":"","parse-names":false,"suffix":""},{"dropping-particle":"","family":"Corpas-Lopez","given":"Victoriano","non-dropping-particle":"","parse-names":false,"suffix":""},{"dropping-particle":"","family":"Carvalho","given":"Sandra","non-dropping-particle":"","parse-names":false,"suffix":""},{"dropping-particle":"","family":"Wall","given":"Richard J","non-dropping-particle":"","parse-names":false,"suffix":""},{"dropping-particle":"","family":"Milne","given":"Rachel","non-dropping-particle":"","parse-names":false,"suffix":""},{"dropping-particle":"","family":"Rico","given":"Eva","non-dropping-particle":"","parse-names":false,"suffix":""},{"dropping-particle":"","family":"Patterson","given":"Stephen","non-dropping-particle":"","parse-names":false,"suffix":""},{"dropping-particle":"","family":"Gilbert","given":"Ian H","non-dropping-particle":"","parse-names":false,"suffix":""},{"dropping-particle":"","family":"Moniz","given":"Sonia","non-dropping-particle":"","parse-names":false,"suffix":""},{"dropping-particle":"","family":"MacLean","given":"Lorna","non-dropping-particle":"","parse-names":false,"suffix":""},{"dropping-particle":"","family":"Torrie","given":"Leah S","non-dropping-particle":"","parse-names":false,"suffix":""},{"dropping-particle":"","family":"Morgillo","given":"Carmine","non-dropping-particle":"","parse-names":false,"suffix":""},{"dropping-particle":"","family":"Horn","given":"David","non-dropping-particle":"","parse-names":false,"suffix":""},{"dropping-particle":"","family":"Zuccotto","given":"Fabio","non-dropping-particle":"","parse-names":false,"suffix":""},{"dropping-particle":"","family":"Wyllie","given":"Susan","non-dropping-particle":"","parse-names":false,"suffix":""}],"container-title":"Antimicrobial agents and chemotherapy","id":"ITEM-2","issue":"1","issued":{"date-parts":[["2022","1"]]},"language":"eng","page":"e0153521","publisher-place":"United States","title":"Identification of a Proteasome-Targeting Arylsulfonamide with Potential for the  Treatment of Chagas' Disease.","type":"article-journal","volume":"66"},"uris":["http://www.mendeley.com/documents/?uuid=7763925a-bdbe-4aa1-83ca-4b4fe9f74f04"]},{"id":"ITEM-3","itemData":{"author":[{"dropping-particle":"","family":"Tulloch","given":"Lindsay B.","non-dropping-particle":"","parse-names":false,"suffix":""},{"dropping-particle":"","family":"Tawell","given":"Hugh","non-dropping-particle":"","parse-names":false,"suffix":""},{"dropping-particle":"","family":"Taylor","given":"Annie E","non-dropping-particle":"","parse-names":false,"suffix":""},{"dropping-particle":"","family":"Lima","given":"Marta Lopes","non-dropping-particle":"","parse-names":false,"suffix":""},{"dropping-particle":"","family":"Dawson","given":"Alice","non-dropping-particle":"","parse-names":false,"suffix":""},{"dropping-particle":"","family":"Carvalho","given":"Sandra","non-dropping-particle":"","parse-names":false,"suffix":""},{"dropping-particle":"","family":"Wall","given":"Richard J.","non-dropping-particle":"","parse-names":false,"suffix":""},{"dropping-particle":"","family":"Lopez","given":"Victoriano Corpas","non-dropping-particle":"","parse-names":false,"suffix":""},{"dropping-particle":"","family":"Dey","given":"Gourav","non-dropping-particle":"","parse-names":false,"suffix":""},{"dropping-particle":"","family":"Duggan","given":"Jack","non-dropping-particle":"","parse-names":false,"suffix":""},{"dropping-particle":"","family":"Magalhaes","given":"Luma Godoy","non-dropping-particle":"","parse-names":false,"suffix":""},{"dropping-particle":"","family":"Torrie","given":"Leah S.","non-dropping-particle":"","parse-names":false,"suffix":""},{"dropping-particle":"","family":"Frame","given":"Laura","non-dropping-particle":"","parse-names":false,"suffix":""},{"dropping-particle":"","family":"Robinson","given":"David","non-dropping-particle":"","parse-names":false,"suffix":""},{"dropping-particle":"","family":"Patterson","given":"Stephen","non-dropping-particle":"","parse-names":false,"suffix":""},{"dropping-particle":"","family":"Tinti","given":"Michele","non-dropping-particle":"","parse-names":false,"suffix":""},{"dropping-particle":"","family":"Weaver","given":"George W","non-dropping-particle":"","parse-names":false,"suffix":""},{"dropping-particle":"","family":"Robinson","given":"William J","non-dropping-particle":"","parse-names":false,"suffix":""},{"dropping-particle":"","family":"Cal","given":"Monica","non-dropping-particle":"","parse-names":false,"suffix":""},{"dropping-particle":"","family":"Kaiser","given":"Marcel","non-dropping-particle":"","parse-names":false,"suffix":""},{"dropping-particle":"","family":"Mäser","given":"Pascal","non-dropping-particle":"","parse-names":false,"suffix":""},{"dropping-particle":"","family":"Sjö","given":"Peter","non-dropping-particle":"","parse-names":false,"suffix":""},{"dropping-particle":"","family":"Perry","given":"Benjamin","non-dropping-particle":"","parse-names":false,"suffix":""},{"dropping-particle":"","family":"Kelly","given":"John M.","non-dropping-particle":"","parse-names":false,"suffix":""},{"dropping-particle":"","family":"Francisco","given":"Amanda Fortes","non-dropping-particle":"","parse-names":false,"suffix":""},{"dropping-particle":"","family":"Bhambra","given":"Avninder S.","non-dropping-particle":"","parse-names":false,"suffix":""},{"dropping-particle":"","family":"Wyllie","given":"Susan","non-dropping-particle":"","parse-names":false,"suffix":""}],"container-title":"Science Translational Medicine","id":"ITEM-3","issued":{"date-parts":[["2025"]]},"title":"Anti-trypanosomal quinazolines targeting lysyl-tRNA-synthetase show partial efficacy in a mouse model of acute Chagas disease","type":"article-journal","volume":"In press"},"uris":["http://www.mendeley.com/documents/?uuid=4a4e9130-b288-45c6-9181-01122d838de7"]}],"mendeley":{"formattedCitation":"(10,30,32)","plainTextFormattedCitation":"(10,30,32)","previouslyFormattedCitation":"(10,30,32)"},"properties":{"noteIndex":0},"schema":"https://github.com/citation-style-language/schema/raw/master/csl-citation.json"}</w:instrText>
      </w:r>
      <w:r w:rsidR="0058050B">
        <w:rPr>
          <w:color w:val="000000" w:themeColor="text1"/>
        </w:rPr>
        <w:fldChar w:fldCharType="separate"/>
      </w:r>
      <w:r w:rsidR="0058050B" w:rsidRPr="0058050B">
        <w:rPr>
          <w:noProof/>
          <w:color w:val="000000" w:themeColor="text1"/>
        </w:rPr>
        <w:t>(10,30,32)</w:t>
      </w:r>
      <w:r w:rsidR="0058050B">
        <w:rPr>
          <w:color w:val="000000" w:themeColor="text1"/>
        </w:rPr>
        <w:fldChar w:fldCharType="end"/>
      </w:r>
      <w:ins w:id="305" w:author="Kenneth MacLeod (Staff)" w:date="2025-12-04T10:55:00Z" w16du:dateUtc="2025-12-04T10:55:00Z">
        <w:r w:rsidRPr="00402FE9">
          <w:rPr>
            <w:color w:val="000000" w:themeColor="text1"/>
          </w:rPr>
          <w:t xml:space="preserve">. However, as </w:t>
        </w:r>
      </w:ins>
      <w:ins w:id="306" w:author="Kenneth MacLeod (Staff)" w:date="2025-12-04T11:06:00Z" w16du:dateUtc="2025-12-04T11:06:00Z">
        <w:r w:rsidR="005E6B2D">
          <w:rPr>
            <w:color w:val="000000" w:themeColor="text1"/>
          </w:rPr>
          <w:t>we have shown here,</w:t>
        </w:r>
        <w:r w:rsidR="007628BD">
          <w:rPr>
            <w:color w:val="000000" w:themeColor="text1"/>
          </w:rPr>
          <w:t xml:space="preserve"> results are not always comparable</w:t>
        </w:r>
      </w:ins>
      <w:ins w:id="307" w:author="Kenneth MacLeod (Staff)" w:date="2025-12-04T10:55:00Z" w16du:dateUtc="2025-12-04T10:55:00Z">
        <w:r w:rsidRPr="00402FE9">
          <w:rPr>
            <w:color w:val="000000" w:themeColor="text1"/>
          </w:rPr>
          <w:t>. Significant differences in drug potency between epimastigote and intracellular amastigote forms may be an indicator of target stage-specificity</w:t>
        </w:r>
      </w:ins>
      <w:ins w:id="308" w:author="Kenneth MacLeod (Staff)" w:date="2025-12-04T11:07:00Z" w16du:dateUtc="2025-12-04T11:07:00Z">
        <w:r w:rsidR="00361ED3">
          <w:rPr>
            <w:color w:val="000000" w:themeColor="text1"/>
          </w:rPr>
          <w:t>. Altern</w:t>
        </w:r>
      </w:ins>
      <w:ins w:id="309" w:author="Kenneth MacLeod (Staff)" w:date="2025-12-04T11:08:00Z" w16du:dateUtc="2025-12-04T11:08:00Z">
        <w:r w:rsidR="00361ED3">
          <w:rPr>
            <w:color w:val="000000" w:themeColor="text1"/>
          </w:rPr>
          <w:t xml:space="preserve">atively, </w:t>
        </w:r>
      </w:ins>
      <w:ins w:id="310" w:author="Kenneth MacLeod (Staff)" w:date="2025-12-04T10:55:00Z" w16du:dateUtc="2025-12-04T10:55:00Z">
        <w:r w:rsidRPr="00402FE9">
          <w:rPr>
            <w:color w:val="000000" w:themeColor="text1"/>
          </w:rPr>
          <w:t xml:space="preserve">the target may be the same but </w:t>
        </w:r>
      </w:ins>
      <w:ins w:id="311" w:author="Kenneth MacLeod (Staff)" w:date="2025-12-04T11:08:00Z" w16du:dateUtc="2025-12-04T11:08:00Z">
        <w:r w:rsidR="0065403E">
          <w:rPr>
            <w:color w:val="000000" w:themeColor="text1"/>
          </w:rPr>
          <w:t xml:space="preserve">apparent </w:t>
        </w:r>
      </w:ins>
      <w:ins w:id="312" w:author="Kenneth MacLeod (Staff)" w:date="2025-12-04T10:55:00Z" w16du:dateUtc="2025-12-04T10:55:00Z">
        <w:r w:rsidRPr="00402FE9">
          <w:rPr>
            <w:color w:val="000000" w:themeColor="text1"/>
          </w:rPr>
          <w:t xml:space="preserve">potency </w:t>
        </w:r>
      </w:ins>
      <w:ins w:id="313" w:author="Kenneth MacLeod (Staff)" w:date="2025-12-04T11:08:00Z" w16du:dateUtc="2025-12-04T11:08:00Z">
        <w:r w:rsidR="0065403E">
          <w:rPr>
            <w:color w:val="000000" w:themeColor="text1"/>
          </w:rPr>
          <w:t xml:space="preserve">could differ </w:t>
        </w:r>
      </w:ins>
      <w:ins w:id="314" w:author="Kenneth MacLeod (Staff)" w:date="2025-12-04T10:55:00Z" w16du:dateUtc="2025-12-04T10:55:00Z">
        <w:r w:rsidRPr="00402FE9">
          <w:rPr>
            <w:color w:val="000000" w:themeColor="text1"/>
          </w:rPr>
          <w:t xml:space="preserve">due to </w:t>
        </w:r>
      </w:ins>
      <w:ins w:id="315" w:author="Kenneth MacLeod (Staff)" w:date="2025-12-04T11:08:00Z" w16du:dateUtc="2025-12-04T11:08:00Z">
        <w:r w:rsidR="007669A6">
          <w:rPr>
            <w:color w:val="000000" w:themeColor="text1"/>
          </w:rPr>
          <w:t>altered</w:t>
        </w:r>
      </w:ins>
      <w:ins w:id="316" w:author="Kenneth MacLeod (Staff)" w:date="2025-12-04T10:55:00Z" w16du:dateUtc="2025-12-04T10:55:00Z">
        <w:r w:rsidRPr="00402FE9">
          <w:rPr>
            <w:color w:val="000000" w:themeColor="text1"/>
          </w:rPr>
          <w:t xml:space="preserve"> drug uptake or efflux. </w:t>
        </w:r>
      </w:ins>
      <w:ins w:id="317" w:author="Kenneth MacLeod (Staff)" w:date="2025-12-04T11:18:00Z" w16du:dateUtc="2025-12-04T11:18:00Z">
        <w:r w:rsidR="004D5C5D">
          <w:rPr>
            <w:color w:val="000000" w:themeColor="text1"/>
          </w:rPr>
          <w:t>I</w:t>
        </w:r>
        <w:r w:rsidR="002400F4">
          <w:rPr>
            <w:color w:val="000000" w:themeColor="text1"/>
          </w:rPr>
          <w:t>n certain situations</w:t>
        </w:r>
        <w:r w:rsidR="004D5C5D">
          <w:rPr>
            <w:color w:val="000000" w:themeColor="text1"/>
          </w:rPr>
          <w:t>, i</w:t>
        </w:r>
      </w:ins>
      <w:ins w:id="318" w:author="Kenneth MacLeod (Staff)" w:date="2025-12-04T11:17:00Z" w16du:dateUtc="2025-12-04T11:17:00Z">
        <w:r w:rsidR="0040167E">
          <w:rPr>
            <w:color w:val="000000" w:themeColor="text1"/>
          </w:rPr>
          <w:t xml:space="preserve">t </w:t>
        </w:r>
        <w:r w:rsidR="004D5C5D">
          <w:rPr>
            <w:color w:val="000000" w:themeColor="text1"/>
          </w:rPr>
          <w:t xml:space="preserve">may therefore be worth </w:t>
        </w:r>
        <w:r w:rsidR="00201ED9">
          <w:rPr>
            <w:color w:val="000000" w:themeColor="text1"/>
          </w:rPr>
          <w:t>confirming</w:t>
        </w:r>
      </w:ins>
      <w:ins w:id="319" w:author="Kenneth MacLeod (Staff)" w:date="2025-12-04T11:18:00Z" w16du:dateUtc="2025-12-04T11:18:00Z">
        <w:r w:rsidR="004D5C5D">
          <w:rPr>
            <w:color w:val="000000" w:themeColor="text1"/>
          </w:rPr>
          <w:t xml:space="preserve"> metabolomic </w:t>
        </w:r>
      </w:ins>
      <w:ins w:id="320" w:author="Kenneth MacLeod (Staff)" w:date="2025-12-04T11:17:00Z" w16du:dateUtc="2025-12-04T11:17:00Z">
        <w:r w:rsidR="00201ED9">
          <w:rPr>
            <w:color w:val="000000" w:themeColor="text1"/>
          </w:rPr>
          <w:t xml:space="preserve">results in </w:t>
        </w:r>
      </w:ins>
      <w:ins w:id="321" w:author="Kenneth MacLeod (Staff)" w:date="2025-12-04T11:18:00Z" w16du:dateUtc="2025-12-04T11:18:00Z">
        <w:r w:rsidR="002400F4">
          <w:rPr>
            <w:color w:val="000000" w:themeColor="text1"/>
          </w:rPr>
          <w:t xml:space="preserve">low-throughput </w:t>
        </w:r>
      </w:ins>
      <w:ins w:id="322" w:author="Kenneth MacLeod (Staff)" w:date="2025-12-04T11:17:00Z" w16du:dateUtc="2025-12-04T11:17:00Z">
        <w:r w:rsidR="00201ED9">
          <w:rPr>
            <w:color w:val="000000" w:themeColor="text1"/>
          </w:rPr>
          <w:t xml:space="preserve">orthogonal </w:t>
        </w:r>
        <w:r w:rsidR="0040167E">
          <w:rPr>
            <w:color w:val="000000" w:themeColor="text1"/>
          </w:rPr>
          <w:t xml:space="preserve">assays with </w:t>
        </w:r>
      </w:ins>
      <w:ins w:id="323" w:author="Kenneth MacLeod (Staff)" w:date="2025-12-04T10:55:00Z" w16du:dateUtc="2025-12-04T10:55:00Z">
        <w:r w:rsidRPr="00402FE9">
          <w:rPr>
            <w:color w:val="000000" w:themeColor="text1"/>
          </w:rPr>
          <w:t xml:space="preserve">intracellular parasites overexpressing the putative target </w:t>
        </w:r>
      </w:ins>
      <w:r w:rsidR="00B75370">
        <w:rPr>
          <w:color w:val="000000" w:themeColor="text1"/>
        </w:rPr>
        <w:fldChar w:fldCharType="begin" w:fldLock="1"/>
      </w:r>
      <w:r w:rsidR="00863AF3">
        <w:rPr>
          <w:color w:val="000000" w:themeColor="text1"/>
        </w:rPr>
        <w:instrText>ADDIN CSL_CITATION {"citationItems":[{"id":"ITEM-1","itemData":{"DOI":"10.1128/AAC.01535-21","ISSN":"1098-6596 (Electronic)","PMID":"34606338","abstract":"Phenotypic screening identified an arylsulfonamide compound with activity against  Trypanosoma cruzi, the causative agent of Chagas' disease. Comprehensive mode of action studies revealed that this compound primarily targets the T. cruzi proteasome, binding at the interface between β4 and β5 subunits that catalyze chymotrypsin-like activity. A mutation in the β5 subunit of the proteasome was associated with resistance to compound 1, while overexpression of this mutated subunit also reduced susceptibility to compound 1. Further genetically engineered and in vitro-selected clones resistant to proteasome inhibitors known to bind at the β4/β5 interface were cross-resistant to compound 1. Ubiquitinated proteins were additionally found to accumulate in compound 1-treated epimastigotes. Finally, thermal proteome profiling identified malic enzyme as a secondary target of compound 1, although malic enzyme inhibition was not found to drive potency. These studies identify a novel pharmacophore capable of inhibiting the T. cruzi proteasome that may be exploitable for anti-chagasic drug discovery.","author":[{"dropping-particle":"","family":"Lima","given":"Marta L","non-dropping-particle":"","parse-names":false,"suffix":""},{"dropping-particle":"","family":"Tulloch","given":"Lindsay B","non-dropping-particle":"","parse-names":false,"suffix":""},{"dropping-particle":"","family":"Corpas-Lopez","given":"Victoriano","non-dropping-particle":"","parse-names":false,"suffix":""},{"dropping-particle":"","family":"Carvalho","given":"Sandra","non-dropping-particle":"","parse-names":false,"suffix":""},{"dropping-particle":"","family":"Wall","given":"Richard J","non-dropping-particle":"","parse-names":false,"suffix":""},{"dropping-particle":"","family":"Milne","given":"Rachel","non-dropping-particle":"","parse-names":false,"suffix":""},{"dropping-particle":"","family":"Rico","given":"Eva","non-dropping-particle":"","parse-names":false,"suffix":""},{"dropping-particle":"","family":"Patterson","given":"Stephen","non-dropping-particle":"","parse-names":false,"suffix":""},{"dropping-particle":"","family":"Gilbert","given":"Ian H","non-dropping-particle":"","parse-names":false,"suffix":""},{"dropping-particle":"","family":"Moniz","given":"Sonia","non-dropping-particle":"","parse-names":false,"suffix":""},{"dropping-particle":"","family":"MacLean","given":"Lorna","non-dropping-particle":"","parse-names":false,"suffix":""},{"dropping-particle":"","family":"Torrie","given":"Leah S","non-dropping-particle":"","parse-names":false,"suffix":""},{"dropping-particle":"","family":"Morgillo","given":"Carmine","non-dropping-particle":"","parse-names":false,"suffix":""},{"dropping-particle":"","family":"Horn","given":"David","non-dropping-particle":"","parse-names":false,"suffix":""},{"dropping-particle":"","family":"Zuccotto","given":"Fabio","non-dropping-particle":"","parse-names":false,"suffix":""},{"dropping-particle":"","family":"Wyllie","given":"Susan","non-dropping-particle":"","parse-names":false,"suffix":""}],"container-title":"Antimicrobial agents and chemotherapy","id":"ITEM-1","issue":"1","issued":{"date-parts":[["2022","1"]]},"language":"eng","page":"e0153521","publisher-place":"United States","title":"Identification of a Proteasome-Targeting Arylsulfonamide with Potential for the  Treatment of Chagas' Disease.","type":"article-journal","volume":"66"},"uris":["http://www.mendeley.com/documents/?uuid=7763925a-bdbe-4aa1-83ca-4b4fe9f74f04"]},{"id":"ITEM-2","itemData":{"author":[{"dropping-particle":"","family":"Tulloch","given":"Lindsay B.","non-dropping-particle":"","parse-names":false,"suffix":""},{"dropping-particle":"","family":"Tawell","given":"Hugh","non-dropping-particle":"","parse-names":false,"suffix":""},{"dropping-particle":"","family":"Taylor","given":"Annie E","non-dropping-particle":"","parse-names":false,"suffix":""},{"dropping-particle":"","family":"Lima","given":"Marta Lopes","non-dropping-particle":"","parse-names":false,"suffix":""},{"dropping-particle":"","family":"Dawson","given":"Alice","non-dropping-particle":"","parse-names":false,"suffix":""},{"dropping-particle":"","family":"Carvalho","given":"Sandra","non-dropping-particle":"","parse-names":false,"suffix":""},{"dropping-particle":"","family":"Wall","given":"Richard J.","non-dropping-particle":"","parse-names":false,"suffix":""},{"dropping-particle":"","family":"Lopez","given":"Victoriano Corpas","non-dropping-particle":"","parse-names":false,"suffix":""},{"dropping-particle":"","family":"Dey","given":"Gourav","non-dropping-particle":"","parse-names":false,"suffix":""},{"dropping-particle":"","family":"Duggan","given":"Jack","non-dropping-particle":"","parse-names":false,"suffix":""},{"dropping-particle":"","family":"Magalhaes","given":"Luma Godoy","non-dropping-particle":"","parse-names":false,"suffix":""},{"dropping-particle":"","family":"Torrie","given":"Leah S.","non-dropping-particle":"","parse-names":false,"suffix":""},{"dropping-particle":"","family":"Frame","given":"Laura","non-dropping-particle":"","parse-names":false,"suffix":""},{"dropping-particle":"","family":"Robinson","given":"David","non-dropping-particle":"","parse-names":false,"suffix":""},{"dropping-particle":"","family":"Patterson","given":"Stephen","non-dropping-particle":"","parse-names":false,"suffix":""},{"dropping-particle":"","family":"Tinti","given":"Michele","non-dropping-particle":"","parse-names":false,"suffix":""},{"dropping-particle":"","family":"Weaver","given":"George W","non-dropping-particle":"","parse-names":false,"suffix":""},{"dropping-particle":"","family":"Robinson","given":"William J","non-dropping-particle":"","parse-names":false,"suffix":""},{"dropping-particle":"","family":"Cal","given":"Monica","non-dropping-particle":"","parse-names":false,"suffix":""},{"dropping-particle":"","family":"Kaiser","given":"Marcel","non-dropping-particle":"","parse-names":false,"suffix":""},{"dropping-particle":"","family":"Mäser","given":"Pascal","non-dropping-particle":"","parse-names":false,"suffix":""},{"dropping-particle":"","family":"Sjö","given":"Peter","non-dropping-particle":"","parse-names":false,"suffix":""},{"dropping-particle":"","family":"Perry","given":"Benjamin","non-dropping-particle":"","parse-names":false,"suffix":""},{"dropping-particle":"","family":"Kelly","given":"John M.","non-dropping-particle":"","parse-names":false,"suffix":""},{"dropping-particle":"","family":"Francisco","given":"Amanda Fortes","non-dropping-particle":"","parse-names":false,"suffix":""},{"dropping-particle":"","family":"Bhambra","given":"Avninder S.","non-dropping-particle":"","parse-names":false,"suffix":""},{"dropping-particle":"","family":"Wyllie","given":"Susan","non-dropping-particle":"","parse-names":false,"suffix":""}],"container-title":"Science Translational Medicine","id":"ITEM-2","issued":{"date-parts":[["2025"]]},"title":"Anti-trypanosomal quinazolines targeting lysyl-tRNA-synthetase show partial efficacy in a mouse model of acute Chagas disease","type":"article-journal","volume":"In press"},"uris":["http://www.mendeley.com/documents/?uuid=4a4e9130-b288-45c6-9181-01122d838de7"]}],"mendeley":{"formattedCitation":"(30,32)","plainTextFormattedCitation":"(30,32)","previouslyFormattedCitation":"(30,32)"},"properties":{"noteIndex":0},"schema":"https://github.com/citation-style-language/schema/raw/master/csl-citation.json"}</w:instrText>
      </w:r>
      <w:r w:rsidR="00B75370">
        <w:rPr>
          <w:color w:val="000000" w:themeColor="text1"/>
        </w:rPr>
        <w:fldChar w:fldCharType="separate"/>
      </w:r>
      <w:r w:rsidR="00B75370" w:rsidRPr="00B75370">
        <w:rPr>
          <w:noProof/>
          <w:color w:val="000000" w:themeColor="text1"/>
        </w:rPr>
        <w:t>(30,32)</w:t>
      </w:r>
      <w:r w:rsidR="00B75370">
        <w:rPr>
          <w:color w:val="000000" w:themeColor="text1"/>
        </w:rPr>
        <w:fldChar w:fldCharType="end"/>
      </w:r>
      <w:ins w:id="324" w:author="Kenneth MacLeod (Staff)" w:date="2025-12-04T10:55:00Z" w16du:dateUtc="2025-12-04T10:55:00Z">
        <w:r w:rsidRPr="00402FE9">
          <w:rPr>
            <w:color w:val="000000" w:themeColor="text1"/>
          </w:rPr>
          <w:t xml:space="preserve">, or </w:t>
        </w:r>
        <w:r w:rsidRPr="003759BA">
          <w:rPr>
            <w:i/>
            <w:iCs/>
            <w:color w:val="000000" w:themeColor="text1"/>
            <w:rPrChange w:id="325" w:author="Kenneth MacLeod (Staff)" w:date="2025-12-04T11:19:00Z" w16du:dateUtc="2025-12-04T11:19:00Z">
              <w:rPr>
                <w:color w:val="000000" w:themeColor="text1"/>
              </w:rPr>
            </w:rPrChange>
          </w:rPr>
          <w:t>in vitro</w:t>
        </w:r>
        <w:r w:rsidRPr="00402FE9">
          <w:rPr>
            <w:color w:val="000000" w:themeColor="text1"/>
          </w:rPr>
          <w:t xml:space="preserve"> biochemical assays such as</w:t>
        </w:r>
      </w:ins>
      <w:ins w:id="326" w:author="Kenneth MacLeod (Staff)" w:date="2025-12-04T11:09:00Z" w16du:dateUtc="2025-12-04T11:09:00Z">
        <w:r w:rsidR="000C7F41">
          <w:rPr>
            <w:color w:val="000000" w:themeColor="text1"/>
          </w:rPr>
          <w:t xml:space="preserve"> described here</w:t>
        </w:r>
      </w:ins>
      <w:ins w:id="327" w:author="Kenneth MacLeod (Staff)" w:date="2025-12-04T10:55:00Z" w16du:dateUtc="2025-12-04T10:55:00Z">
        <w:r w:rsidRPr="00402FE9">
          <w:rPr>
            <w:color w:val="000000" w:themeColor="text1"/>
          </w:rPr>
          <w:t xml:space="preserve">. </w:t>
        </w:r>
      </w:ins>
      <w:ins w:id="328" w:author="Kenneth MacLeod (Staff)" w:date="2025-12-04T12:33:00Z" w16du:dateUtc="2025-12-04T12:33:00Z">
        <w:r w:rsidR="004F3FC7">
          <w:rPr>
            <w:color w:val="000000" w:themeColor="text1"/>
          </w:rPr>
          <w:t>D</w:t>
        </w:r>
      </w:ins>
      <w:ins w:id="329" w:author="Kenneth MacLeod (Staff)" w:date="2025-12-04T11:19:00Z" w16du:dateUtc="2025-12-04T11:19:00Z">
        <w:r w:rsidR="003759BA">
          <w:rPr>
            <w:color w:val="000000" w:themeColor="text1"/>
          </w:rPr>
          <w:t xml:space="preserve">espite the </w:t>
        </w:r>
      </w:ins>
      <w:ins w:id="330" w:author="Kenneth MacLeod (Staff)" w:date="2025-12-04T11:22:00Z" w16du:dateUtc="2025-12-04T11:22:00Z">
        <w:r w:rsidR="00127603">
          <w:rPr>
            <w:color w:val="000000" w:themeColor="text1"/>
          </w:rPr>
          <w:t xml:space="preserve">requirement </w:t>
        </w:r>
      </w:ins>
      <w:ins w:id="331" w:author="Kenneth MacLeod (Staff)" w:date="2025-12-04T11:19:00Z" w16du:dateUtc="2025-12-04T11:19:00Z">
        <w:r w:rsidR="003759BA">
          <w:rPr>
            <w:color w:val="000000" w:themeColor="text1"/>
          </w:rPr>
          <w:t xml:space="preserve">for </w:t>
        </w:r>
        <w:r w:rsidR="009B4790">
          <w:rPr>
            <w:color w:val="000000" w:themeColor="text1"/>
          </w:rPr>
          <w:t xml:space="preserve">additional steps to </w:t>
        </w:r>
      </w:ins>
      <w:ins w:id="332" w:author="Kenneth MacLeod (Staff)" w:date="2025-12-04T10:55:00Z" w16du:dateUtc="2025-12-04T10:55:00Z">
        <w:r w:rsidRPr="00402FE9">
          <w:rPr>
            <w:color w:val="000000" w:themeColor="text1"/>
          </w:rPr>
          <w:t xml:space="preserve">mechanically lyse </w:t>
        </w:r>
      </w:ins>
      <w:ins w:id="333" w:author="Kenneth MacLeod (Staff)" w:date="2025-12-04T11:19:00Z" w16du:dateUtc="2025-12-04T11:19:00Z">
        <w:r w:rsidR="009B4790">
          <w:rPr>
            <w:color w:val="000000" w:themeColor="text1"/>
          </w:rPr>
          <w:t xml:space="preserve">host </w:t>
        </w:r>
      </w:ins>
      <w:ins w:id="334" w:author="Kenneth MacLeod (Staff)" w:date="2025-12-04T10:55:00Z" w16du:dateUtc="2025-12-04T10:55:00Z">
        <w:r w:rsidRPr="00402FE9">
          <w:rPr>
            <w:color w:val="000000" w:themeColor="text1"/>
          </w:rPr>
          <w:t xml:space="preserve">cells and </w:t>
        </w:r>
      </w:ins>
      <w:ins w:id="335" w:author="Kenneth MacLeod (Staff)" w:date="2025-12-04T11:22:00Z" w16du:dateUtc="2025-12-04T11:22:00Z">
        <w:r w:rsidR="001A753A">
          <w:rPr>
            <w:color w:val="000000" w:themeColor="text1"/>
          </w:rPr>
          <w:t xml:space="preserve">to </w:t>
        </w:r>
      </w:ins>
      <w:ins w:id="336" w:author="Kenneth MacLeod (Staff)" w:date="2025-12-04T10:55:00Z" w16du:dateUtc="2025-12-04T10:55:00Z">
        <w:r w:rsidRPr="00402FE9">
          <w:rPr>
            <w:color w:val="000000" w:themeColor="text1"/>
          </w:rPr>
          <w:t>isolate</w:t>
        </w:r>
      </w:ins>
      <w:ins w:id="337" w:author="Kenneth MacLeod (Staff)" w:date="2025-12-04T11:22:00Z" w16du:dateUtc="2025-12-04T11:22:00Z">
        <w:r w:rsidR="001A753A">
          <w:rPr>
            <w:color w:val="000000" w:themeColor="text1"/>
          </w:rPr>
          <w:t xml:space="preserve"> and purify the </w:t>
        </w:r>
      </w:ins>
      <w:ins w:id="338" w:author="Kenneth MacLeod (Staff)" w:date="2025-12-04T10:55:00Z" w16du:dateUtc="2025-12-04T10:55:00Z">
        <w:r w:rsidRPr="00402FE9">
          <w:rPr>
            <w:color w:val="000000" w:themeColor="text1"/>
          </w:rPr>
          <w:t>live parasites</w:t>
        </w:r>
      </w:ins>
      <w:ins w:id="339" w:author="Kenneth MacLeod (Staff)" w:date="2025-12-04T12:32:00Z" w16du:dateUtc="2025-12-04T12:32:00Z">
        <w:r w:rsidR="003D3D45">
          <w:rPr>
            <w:color w:val="000000" w:themeColor="text1"/>
          </w:rPr>
          <w:t xml:space="preserve"> released</w:t>
        </w:r>
      </w:ins>
      <w:r w:rsidR="00863AF3">
        <w:rPr>
          <w:color w:val="000000" w:themeColor="text1"/>
        </w:rPr>
        <w:t xml:space="preserve"> </w:t>
      </w:r>
      <w:r w:rsidR="00863AF3">
        <w:rPr>
          <w:color w:val="000000" w:themeColor="text1"/>
        </w:rPr>
        <w:fldChar w:fldCharType="begin" w:fldLock="1"/>
      </w:r>
      <w:r w:rsidR="00863AF3">
        <w:rPr>
          <w:color w:val="000000" w:themeColor="text1"/>
        </w:rPr>
        <w:instrText>ADDIN CSL_CITATION {"citationItems":[{"id":"ITEM-1","itemData":{"DOI":"10.1038/protex.2011.265","abstract":"Monter que la référence imaginaire en informatique est, à travers la science-fiction, celle du hacker, soit de qqn qui refuse les relations de face à face et valorise un rapport de maîtrise à la machine, voire une relation qui permet de parler d'auto-engendrement et de refus/concurrence avec la puissance que les femmes ont sur le corps. Mais là aussi il s'agit d'une figure repoussoir. Or et c'est un point intéressant, cet univers de référence est bien éloigné de celui des informaticiens analystes qui forment une majorité de la profession qui plus est bien payée.","author":[{"dropping-particle":"","family":"Marques","given":"Alexandre","non-dropping-particle":"","parse-names":false,"suffix":""},{"dropping-particle":"","family":"Marques","given":"Alexandre","non-dropping-particle":"","parse-names":false,"suffix":""},{"dropping-particle":"","family":"Nakayasu","given":"Ernesto","non-dropping-particle":"","parse-names":false,"suffix":""},{"dropping-particle":"","family":"Almeida","given":"Igor","non-dropping-particle":"","parse-names":false,"suffix":""}],"container-title":"Protocol Exchange","id":"ITEM-1","issued":{"date-parts":[["2011"]]},"page":"8-13","title":"Purification of extracellular and intracellular amastigotes of Trypanosoma cruzi from mammalian host-infected cells","type":"article-journal"},"uris":["http://www.mendeley.com/documents/?uuid=e0101081-3217-4b5d-9987-851e0aaab357"]},{"id":"ITEM-2","itemData":{"author":[{"dropping-particle":"","family":"Olmo","given":"F","non-dropping-particle":"","parse-names":false,"suffix":""},{"dropping-particle":"","family":"Jayawardhana","given":"S","non-dropping-particle":"","parse-names":false,"suffix":""},{"dropping-particle":"","family":"Atherton","given":"RL","non-dropping-particle":"","parse-names":false,"suffix":""},{"dropping-particle":"","family":"Kelly","given":"JM","non-dropping-particle":"","parse-names":false,"suffix":""}],"container-title":"Methods Mol. Biol.","id":"ITEM-2","issue":"2982","issued":{"date-parts":[["2026"]]},"page":"395-408","title":"A Rapid Method for Purifying Intact Trypanosoma cruzi Amastigotes from Host Cells, In Vitro and In Vivo, for Downstream ‘Omic Analysis","type":"article-journal"},"uris":["http://www.mendeley.com/documents/?uuid=f6c702c5-6dbf-47c2-b4c4-69e484cf0825"]}],"mendeley":{"formattedCitation":"(46,47)","plainTextFormattedCitation":"(46,47)"},"properties":{"noteIndex":0},"schema":"https://github.com/citation-style-language/schema/raw/master/csl-citation.json"}</w:instrText>
      </w:r>
      <w:r w:rsidR="00863AF3">
        <w:rPr>
          <w:color w:val="000000" w:themeColor="text1"/>
        </w:rPr>
        <w:fldChar w:fldCharType="separate"/>
      </w:r>
      <w:r w:rsidR="00863AF3" w:rsidRPr="00863AF3">
        <w:rPr>
          <w:noProof/>
          <w:color w:val="000000" w:themeColor="text1"/>
        </w:rPr>
        <w:t>(46,47)</w:t>
      </w:r>
      <w:r w:rsidR="00863AF3">
        <w:rPr>
          <w:color w:val="000000" w:themeColor="text1"/>
        </w:rPr>
        <w:fldChar w:fldCharType="end"/>
      </w:r>
      <w:ins w:id="340" w:author="Kenneth MacLeod (Staff)" w:date="2025-12-04T11:21:00Z" w16du:dateUtc="2025-12-04T11:21:00Z">
        <w:r w:rsidR="008E17B7">
          <w:rPr>
            <w:color w:val="000000" w:themeColor="text1"/>
          </w:rPr>
          <w:t xml:space="preserve">, </w:t>
        </w:r>
      </w:ins>
      <w:ins w:id="341" w:author="Kenneth MacLeod (Staff)" w:date="2025-12-04T10:55:00Z" w16du:dateUtc="2025-12-04T10:55:00Z">
        <w:r w:rsidRPr="00402FE9">
          <w:rPr>
            <w:color w:val="000000" w:themeColor="text1"/>
          </w:rPr>
          <w:t xml:space="preserve">future </w:t>
        </w:r>
      </w:ins>
      <w:ins w:id="342" w:author="Kenneth MacLeod (Staff)" w:date="2025-12-04T12:32:00Z" w16du:dateUtc="2025-12-04T12:32:00Z">
        <w:r w:rsidR="008662C8">
          <w:rPr>
            <w:color w:val="000000" w:themeColor="text1"/>
          </w:rPr>
          <w:t>assessment of whether this me</w:t>
        </w:r>
      </w:ins>
      <w:ins w:id="343" w:author="Kenneth MacLeod (Staff)" w:date="2025-12-04T10:55:00Z" w16du:dateUtc="2025-12-04T10:55:00Z">
        <w:r w:rsidRPr="00402FE9">
          <w:rPr>
            <w:color w:val="000000" w:themeColor="text1"/>
          </w:rPr>
          <w:t>tabolomic</w:t>
        </w:r>
      </w:ins>
      <w:ins w:id="344" w:author="Kenneth MacLeod (Staff)" w:date="2025-12-04T12:32:00Z" w16du:dateUtc="2025-12-04T12:32:00Z">
        <w:r w:rsidR="008662C8">
          <w:rPr>
            <w:color w:val="000000" w:themeColor="text1"/>
          </w:rPr>
          <w:t xml:space="preserve"> appr</w:t>
        </w:r>
      </w:ins>
      <w:ins w:id="345" w:author="Kenneth MacLeod (Staff)" w:date="2025-12-04T12:33:00Z" w16du:dateUtc="2025-12-04T12:33:00Z">
        <w:r w:rsidR="008662C8">
          <w:rPr>
            <w:color w:val="000000" w:themeColor="text1"/>
          </w:rPr>
          <w:t xml:space="preserve">oach is adaptable to analysis of </w:t>
        </w:r>
      </w:ins>
      <w:ins w:id="346" w:author="Kenneth MacLeod (Staff)" w:date="2025-12-04T10:55:00Z" w16du:dateUtc="2025-12-04T10:55:00Z">
        <w:r w:rsidRPr="00402FE9">
          <w:rPr>
            <w:i/>
            <w:iCs/>
            <w:color w:val="000000" w:themeColor="text1"/>
          </w:rPr>
          <w:t>T. cruzi</w:t>
        </w:r>
        <w:r w:rsidRPr="00402FE9">
          <w:rPr>
            <w:color w:val="000000" w:themeColor="text1"/>
          </w:rPr>
          <w:t xml:space="preserve"> intracellular amastigotes warrant</w:t>
        </w:r>
      </w:ins>
      <w:ins w:id="347" w:author="Kenneth MacLeod (Staff)" w:date="2025-12-04T12:33:00Z" w16du:dateUtc="2025-12-04T12:33:00Z">
        <w:r w:rsidR="008662C8">
          <w:rPr>
            <w:color w:val="000000" w:themeColor="text1"/>
          </w:rPr>
          <w:t>s</w:t>
        </w:r>
      </w:ins>
      <w:ins w:id="348" w:author="Kenneth MacLeod (Staff)" w:date="2025-12-04T10:55:00Z" w16du:dateUtc="2025-12-04T10:55:00Z">
        <w:r w:rsidRPr="00402FE9">
          <w:rPr>
            <w:color w:val="000000" w:themeColor="text1"/>
          </w:rPr>
          <w:t xml:space="preserve"> investigation.</w:t>
        </w:r>
      </w:ins>
    </w:p>
    <w:p w14:paraId="63664094" w14:textId="77777777" w:rsidR="008A575F" w:rsidRDefault="008A575F" w:rsidP="00717DA7">
      <w:pPr>
        <w:spacing w:after="0"/>
        <w:jc w:val="both"/>
        <w:rPr>
          <w:ins w:id="349" w:author="Kenneth MacLeod (Staff)" w:date="2025-12-04T11:26:00Z" w16du:dateUtc="2025-12-04T11:26:00Z"/>
          <w:color w:val="000000" w:themeColor="text1"/>
        </w:rPr>
      </w:pPr>
    </w:p>
    <w:p w14:paraId="53EBE522" w14:textId="77777777" w:rsidR="00717DA7" w:rsidRDefault="00717DA7" w:rsidP="000C6C16">
      <w:pPr>
        <w:spacing w:after="0"/>
        <w:jc w:val="both"/>
      </w:pPr>
    </w:p>
    <w:p w14:paraId="347F3D08" w14:textId="6E04C158" w:rsidR="00287BA4" w:rsidRDefault="00557A0B" w:rsidP="000C6C16">
      <w:pPr>
        <w:spacing w:after="0"/>
        <w:jc w:val="both"/>
      </w:pPr>
      <w:r>
        <w:rPr>
          <w:noProof/>
        </w:rPr>
        <w:drawing>
          <wp:inline distT="0" distB="0" distL="0" distR="0" wp14:anchorId="477A3A84" wp14:editId="448CCD49">
            <wp:extent cx="4559817" cy="2795022"/>
            <wp:effectExtent l="0" t="0" r="0" b="5715"/>
            <wp:docPr id="2031744630" name="Picture 5" descr="A diagram of chemical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44630" name="Picture 5" descr="A diagram of chemical formula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59817" cy="2795022"/>
                    </a:xfrm>
                    <a:prstGeom prst="rect">
                      <a:avLst/>
                    </a:prstGeom>
                  </pic:spPr>
                </pic:pic>
              </a:graphicData>
            </a:graphic>
          </wp:inline>
        </w:drawing>
      </w:r>
    </w:p>
    <w:p w14:paraId="324511B4" w14:textId="77777777" w:rsidR="0037165E" w:rsidRDefault="0037165E" w:rsidP="000C6C16">
      <w:pPr>
        <w:spacing w:after="0"/>
        <w:jc w:val="both"/>
        <w:rPr>
          <w:b/>
          <w:bCs/>
        </w:rPr>
      </w:pPr>
    </w:p>
    <w:p w14:paraId="18E1C54C" w14:textId="1A50BE0A" w:rsidR="00287BA4" w:rsidRDefault="00287BA4" w:rsidP="00287BA4">
      <w:pPr>
        <w:pStyle w:val="Caption"/>
        <w:rPr>
          <w:b/>
          <w:bCs/>
        </w:rPr>
      </w:pPr>
      <w:bookmarkStart w:id="350" w:name="_Ref191495085"/>
      <w:r>
        <w:t xml:space="preserve">Figure </w:t>
      </w:r>
      <w:r w:rsidR="00E85430">
        <w:fldChar w:fldCharType="begin"/>
      </w:r>
      <w:r w:rsidR="00E85430">
        <w:instrText xml:space="preserve"> SEQ Figure \* ARABIC </w:instrText>
      </w:r>
      <w:r w:rsidR="00E85430">
        <w:fldChar w:fldCharType="separate"/>
      </w:r>
      <w:r w:rsidR="00E85430">
        <w:rPr>
          <w:noProof/>
        </w:rPr>
        <w:t>4</w:t>
      </w:r>
      <w:r w:rsidR="00E85430">
        <w:rPr>
          <w:noProof/>
        </w:rPr>
        <w:fldChar w:fldCharType="end"/>
      </w:r>
      <w:bookmarkEnd w:id="350"/>
      <w:r>
        <w:t xml:space="preserve">. </w:t>
      </w:r>
      <w:r w:rsidR="00B15EE3" w:rsidRPr="00B15EE3">
        <w:t xml:space="preserve">Investigation of </w:t>
      </w:r>
      <w:r w:rsidR="00557A0B" w:rsidRPr="00557A0B">
        <w:t xml:space="preserve">GSK2920487A </w:t>
      </w:r>
      <w:r w:rsidR="00B15EE3" w:rsidRPr="00B15EE3">
        <w:t>as a T. cruzi cytochrome b inhibitor.</w:t>
      </w:r>
      <w:r>
        <w:t xml:space="preserve"> (A) Structure of </w:t>
      </w:r>
      <w:r w:rsidR="00557A0B" w:rsidRPr="00557A0B">
        <w:t>GSK2920487A</w:t>
      </w:r>
      <w:r>
        <w:t xml:space="preserve">. (B) Structure of DDD01716002. (C) </w:t>
      </w:r>
      <w:r w:rsidR="00557A0B" w:rsidRPr="00B15EE3">
        <w:t xml:space="preserve">Dose-response </w:t>
      </w:r>
      <w:r w:rsidR="00557A0B">
        <w:t>curve</w:t>
      </w:r>
      <w:r w:rsidR="00557A0B" w:rsidRPr="00B15EE3">
        <w:t xml:space="preserve"> for </w:t>
      </w:r>
      <w:r w:rsidR="00557A0B" w:rsidRPr="00557A0B">
        <w:t xml:space="preserve">GSK2920487A </w:t>
      </w:r>
      <w:r w:rsidR="00557A0B" w:rsidRPr="00B15EE3">
        <w:t xml:space="preserve">against </w:t>
      </w:r>
      <w:r w:rsidR="00557A0B" w:rsidRPr="00557A0B">
        <w:rPr>
          <w:i w:val="0"/>
          <w:iCs w:val="0"/>
        </w:rPr>
        <w:t>T. cruzi</w:t>
      </w:r>
      <w:r w:rsidR="00557A0B" w:rsidRPr="00B15EE3">
        <w:t xml:space="preserve"> cytochrome b. </w:t>
      </w:r>
      <w:r w:rsidR="00DA51F8">
        <w:t>R</w:t>
      </w:r>
      <w:r w:rsidR="00557A0B" w:rsidRPr="00B15EE3">
        <w:t>epresentative curve is</w:t>
      </w:r>
      <w:r w:rsidR="00DA51F8">
        <w:t xml:space="preserve"> shown</w:t>
      </w:r>
      <w:r w:rsidR="00557A0B" w:rsidRPr="00B15EE3">
        <w:t xml:space="preserve"> for one biological replicate, composed of one technical replicate.</w:t>
      </w:r>
      <w:r w:rsidR="00557A0B">
        <w:t xml:space="preserve"> (D) </w:t>
      </w:r>
      <w:r w:rsidRPr="00287BA4">
        <w:t xml:space="preserve">Dose-response </w:t>
      </w:r>
      <w:r w:rsidR="00B15EE3">
        <w:t>curve</w:t>
      </w:r>
      <w:r w:rsidRPr="00287BA4">
        <w:t xml:space="preserve"> for </w:t>
      </w:r>
      <w:r w:rsidR="00557A0B" w:rsidRPr="00557A0B">
        <w:t xml:space="preserve">GSK2920487A </w:t>
      </w:r>
      <w:r w:rsidRPr="00287BA4">
        <w:t xml:space="preserve">against </w:t>
      </w:r>
      <w:r w:rsidR="00B15EE3">
        <w:t>wild-type</w:t>
      </w:r>
      <w:r w:rsidRPr="00287BA4">
        <w:t xml:space="preserve"> </w:t>
      </w:r>
      <w:r w:rsidRPr="00B15EE3">
        <w:rPr>
          <w:i w:val="0"/>
          <w:iCs w:val="0"/>
        </w:rPr>
        <w:t>T. cruzi</w:t>
      </w:r>
      <w:r w:rsidRPr="00287BA4">
        <w:t xml:space="preserve"> </w:t>
      </w:r>
      <w:proofErr w:type="spellStart"/>
      <w:r w:rsidRPr="00287BA4">
        <w:t>epimastigotes</w:t>
      </w:r>
      <w:proofErr w:type="spellEnd"/>
      <w:r w:rsidRPr="00287BA4">
        <w:t xml:space="preserve">. </w:t>
      </w:r>
      <w:r w:rsidR="00DA51F8">
        <w:t>R</w:t>
      </w:r>
      <w:r w:rsidRPr="00287BA4">
        <w:t>epresentative curve</w:t>
      </w:r>
      <w:r w:rsidR="00DA51F8">
        <w:t xml:space="preserve"> is shown for</w:t>
      </w:r>
      <w:r w:rsidRPr="00287BA4">
        <w:t xml:space="preserve"> one biological replicate, composed of two technical replicates</w:t>
      </w:r>
      <w:r>
        <w:t>.</w:t>
      </w:r>
    </w:p>
    <w:p w14:paraId="05BDD396" w14:textId="77777777" w:rsidR="0037165E" w:rsidRDefault="0037165E" w:rsidP="000C6C16">
      <w:pPr>
        <w:spacing w:after="0"/>
        <w:jc w:val="both"/>
        <w:rPr>
          <w:b/>
          <w:bCs/>
        </w:rPr>
      </w:pPr>
    </w:p>
    <w:p w14:paraId="59174135" w14:textId="1EC4FA2A" w:rsidR="00537295" w:rsidRPr="00537295" w:rsidRDefault="00537295" w:rsidP="000C6C16">
      <w:pPr>
        <w:spacing w:after="0"/>
        <w:jc w:val="both"/>
        <w:rPr>
          <w:b/>
          <w:bCs/>
        </w:rPr>
      </w:pPr>
      <w:r w:rsidRPr="00537295">
        <w:rPr>
          <w:b/>
          <w:bCs/>
        </w:rPr>
        <w:lastRenderedPageBreak/>
        <w:t>Concluding remarks</w:t>
      </w:r>
    </w:p>
    <w:p w14:paraId="00B71E21" w14:textId="77777777" w:rsidR="00687D44" w:rsidRDefault="00687D44" w:rsidP="000C6C16">
      <w:pPr>
        <w:spacing w:after="0"/>
        <w:jc w:val="both"/>
      </w:pPr>
    </w:p>
    <w:p w14:paraId="51FD411F" w14:textId="5E7290CB" w:rsidR="0052287D" w:rsidRPr="0052287D" w:rsidRDefault="00D20A80" w:rsidP="0052287D">
      <w:pPr>
        <w:spacing w:after="0"/>
        <w:jc w:val="both"/>
      </w:pPr>
      <w:r>
        <w:t>Here w</w:t>
      </w:r>
      <w:r w:rsidR="005A5672">
        <w:t xml:space="preserve">e have </w:t>
      </w:r>
      <w:r>
        <w:t xml:space="preserve">demonstrated the utility of untargeted metabolomic profiling </w:t>
      </w:r>
      <w:r w:rsidR="00E665E7">
        <w:t>for</w:t>
      </w:r>
      <w:r>
        <w:t xml:space="preserve"> the </w:t>
      </w:r>
      <w:r w:rsidR="005A5672">
        <w:t xml:space="preserve">triage </w:t>
      </w:r>
      <w:r w:rsidR="00AE0C3A">
        <w:t>of</w:t>
      </w:r>
      <w:r w:rsidR="00E665E7">
        <w:t xml:space="preserve"> phenotypic screening hits</w:t>
      </w:r>
      <w:r w:rsidR="005A5672">
        <w:t xml:space="preserve"> </w:t>
      </w:r>
      <w:r w:rsidR="00AE0C3A">
        <w:t>acting through cytochrome b inhibition</w:t>
      </w:r>
      <w:r w:rsidR="00E665E7">
        <w:t>,</w:t>
      </w:r>
      <w:r w:rsidR="00AE0C3A">
        <w:t xml:space="preserve"> one of the most promiscuous targets </w:t>
      </w:r>
      <w:r w:rsidR="00DF4D37">
        <w:t xml:space="preserve">in </w:t>
      </w:r>
      <w:r w:rsidR="00DF4D37" w:rsidRPr="00DF4D37">
        <w:rPr>
          <w:i/>
          <w:iCs/>
        </w:rPr>
        <w:t>T. cruzi</w:t>
      </w:r>
      <w:r w:rsidR="00DF4D37">
        <w:t xml:space="preserve">. </w:t>
      </w:r>
      <w:r w:rsidR="00E9571E">
        <w:t>Using</w:t>
      </w:r>
      <w:r w:rsidR="005A5672">
        <w:t xml:space="preserve"> multivariate methods to </w:t>
      </w:r>
      <w:r w:rsidR="00E9571E">
        <w:t xml:space="preserve">identify metabolite features that </w:t>
      </w:r>
      <w:r w:rsidR="00DA6D4F">
        <w:t xml:space="preserve">associated most strongly with </w:t>
      </w:r>
      <w:r w:rsidR="00DF4D37">
        <w:t>i</w:t>
      </w:r>
      <w:r w:rsidR="00DA6D4F">
        <w:t>nhibition</w:t>
      </w:r>
      <w:r w:rsidR="00DF4D37">
        <w:t xml:space="preserve"> of this target</w:t>
      </w:r>
      <w:r w:rsidR="00BC510F">
        <w:t xml:space="preserve"> – </w:t>
      </w:r>
      <w:r w:rsidR="00DF4D37">
        <w:t>irrespective of their</w:t>
      </w:r>
      <w:r w:rsidR="00BC510F">
        <w:t xml:space="preserve"> identity or</w:t>
      </w:r>
      <w:r w:rsidR="00DF4D37">
        <w:t xml:space="preserve"> functional significance</w:t>
      </w:r>
      <w:r w:rsidR="00BC510F">
        <w:t xml:space="preserve"> – we </w:t>
      </w:r>
      <w:r w:rsidR="005330EF">
        <w:t xml:space="preserve">have defined </w:t>
      </w:r>
      <w:r>
        <w:t xml:space="preserve">a </w:t>
      </w:r>
      <w:r w:rsidR="004C193F">
        <w:t xml:space="preserve">characteristic </w:t>
      </w:r>
      <w:r>
        <w:t>metabolomic signature</w:t>
      </w:r>
      <w:r w:rsidR="008070D5">
        <w:t xml:space="preserve">. The original 79 metabolite signature was based on a small-scale experiment comparing only four cytochrome </w:t>
      </w:r>
      <w:r w:rsidR="008070D5" w:rsidRPr="00F81E99">
        <w:rPr>
          <w:i/>
          <w:iCs/>
        </w:rPr>
        <w:t>b</w:t>
      </w:r>
      <w:r w:rsidR="008070D5">
        <w:t xml:space="preserve"> inhibitors to four “non-cytochrome b inhibitors” and, as such, was highly dependent on the action of these compounds. Had different compounds been used, a </w:t>
      </w:r>
      <w:r w:rsidR="00DA51F8">
        <w:t xml:space="preserve">somewhat </w:t>
      </w:r>
      <w:r w:rsidR="008070D5">
        <w:t xml:space="preserve">different signature might have been identified. Nonetheless, a subset of this signature was highly effective in differentiating cytochrome </w:t>
      </w:r>
      <w:r w:rsidR="008070D5" w:rsidRPr="0063788B">
        <w:rPr>
          <w:i/>
          <w:iCs/>
        </w:rPr>
        <w:t>b</w:t>
      </w:r>
      <w:r w:rsidR="008070D5">
        <w:t xml:space="preserve"> inhibitors from other compounds in an independent data set</w:t>
      </w:r>
      <w:r w:rsidR="00DA51F8">
        <w:t>, demonstrating good technical reproducibility and an ability to differentiate cytochrome b inhibitors from compounds acting against oxidative phosphorylation through other mechanisms</w:t>
      </w:r>
      <w:r w:rsidR="008070D5">
        <w:t xml:space="preserve">. </w:t>
      </w:r>
      <w:ins w:id="351" w:author="Kenneth MacLeod (Staff)" w:date="2025-12-03T12:47:00Z" w16du:dateUtc="2025-12-03T12:47:00Z">
        <w:r w:rsidR="00FA132B">
          <w:t xml:space="preserve">Furthermore, although a minimum of three biological replicates are </w:t>
        </w:r>
      </w:ins>
      <w:ins w:id="352" w:author="Kenneth MacLeod (Staff)" w:date="2025-12-03T12:50:00Z" w16du:dateUtc="2025-12-03T12:50:00Z">
        <w:r w:rsidR="00EC2FBC">
          <w:t xml:space="preserve">generally </w:t>
        </w:r>
      </w:ins>
      <w:ins w:id="353" w:author="Kenneth MacLeod (Staff)" w:date="2025-12-03T12:47:00Z" w16du:dateUtc="2025-12-03T12:47:00Z">
        <w:r w:rsidR="00FA132B">
          <w:t>recommended for metabolomic studies</w:t>
        </w:r>
      </w:ins>
      <w:ins w:id="354" w:author="Kenneth MacLeod (Staff)" w:date="2025-12-03T12:50:00Z" w16du:dateUtc="2025-12-03T12:50:00Z">
        <w:r w:rsidR="00EC2FBC">
          <w:t xml:space="preserve"> to ensure statistical robustness</w:t>
        </w:r>
      </w:ins>
      <w:ins w:id="355" w:author="Kenneth MacLeod (Staff)" w:date="2025-12-03T12:47:00Z" w16du:dateUtc="2025-12-03T12:47:00Z">
        <w:r w:rsidR="00FA132B">
          <w:t xml:space="preserve">, with five </w:t>
        </w:r>
      </w:ins>
      <w:ins w:id="356" w:author="Kenneth MacLeod (Staff)" w:date="2025-12-03T12:51:00Z" w16du:dateUtc="2025-12-03T12:51:00Z">
        <w:r w:rsidR="00EC2FBC">
          <w:t xml:space="preserve">replicates </w:t>
        </w:r>
      </w:ins>
      <w:ins w:id="357" w:author="Kenneth MacLeod (Staff)" w:date="2025-12-03T12:47:00Z" w16du:dateUtc="2025-12-03T12:47:00Z">
        <w:r w:rsidR="00FA132B">
          <w:t xml:space="preserve">preferred </w:t>
        </w:r>
        <w:r w:rsidR="00046082">
          <w:fldChar w:fldCharType="begin" w:fldLock="1"/>
        </w:r>
      </w:ins>
      <w:r w:rsidR="00B44244">
        <w:instrText>ADDIN CSL_CITATION {"citationItems":[{"id":"ITEM-1","itemData":{"DOI":"10.1007/s11306-007-0082-2","ISBN":"1130600700822","ISSN":"1573-3882","abstract":"There is a general consensus that supports the need for standardized reporting of metadata or information describing large-scale metabolomics and other functional genomics data sets. Reporting of standard metadata provides a biological and empirical context for the data, facilitates experimental replication, and enables the re-interrogation and comparison of data by others. Accordingly, the Metabolomics Standards Initiative is building a general consensus concerning the minimum reporting standards for metabolomics experiments of which the Chemical Analysis Working Group (CAWG) is a member of this community effort. This article proposes the minimum reporting standards related to the chemical analysis aspects of metabolomics experiments including: sample preparation, experimental analysis, quality control, metabolite identification, and data pre-processing. These minimum standards currently focus mostly upon mass spectrometry and nuclear magnetic resonance spectroscopy due to the popularity of these techniques in metabolomics. However, additional input concerning other techniques is welcomed and can be provided via the CAWG on-line discussion forum at http://msi-workgroups.sourceforge.net/ or http://Msi-workgroups-feedback@lists.sourceforge.net. Further, community input related to this document can also be provided via this electronic forum.","author":[{"dropping-particle":"","family":"Sumner","given":"Lloyd W.","non-dropping-particle":"","parse-names":false,"suffix":""},{"dropping-particle":"","family":"Amberg","given":"Alexander","non-dropping-particle":"","parse-names":false,"suffix":""},{"dropping-particle":"","family":"Barrett","given":"Dave","non-dropping-particle":"","parse-names":false,"suffix":""},{"dropping-particle":"","family":"Beale","given":"Michael H.","non-dropping-particle":"","parse-names":false,"suffix":""},{"dropping-particle":"","family":"Beger","given":"Richard","non-dropping-particle":"","parse-names":false,"suffix":""},{"dropping-particle":"","family":"Daykin","given":"Clare A.","non-dropping-particle":"","parse-names":false,"suffix":""},{"dropping-particle":"","family":"Fan","given":"Teresa W.-M.","non-dropping-particle":"","parse-names":false,"suffix":""},{"dropping-particle":"","family":"Fiehn","given":"Oliver","non-dropping-particle":"","parse-names":false,"suffix":""},{"dropping-particle":"","family":"Goodacre","given":"Royston","non-dropping-particle":"","parse-names":false,"suffix":""},{"dropping-particle":"","family":"Griffin","given":"Julian L.","non-dropping-particle":"","parse-names":false,"suffix":""},{"dropping-particle":"","family":"Hankemeier","given":"Thomas","non-dropping-particle":"","parse-names":false,"suffix":""},{"dropping-particle":"","family":"Hardy","given":"Nigel","non-dropping-particle":"","parse-names":false,"suffix":""},{"dropping-particle":"","family":"Harnly","given":"James","non-dropping-particle":"","parse-names":false,"suffix":""},{"dropping-particle":"","family":"Higashi","given":"Richard","non-dropping-particle":"","parse-names":false,"suffix":""},{"dropping-particle":"","family":"Kopka","given":"Joachim","non-dropping-particle":"","parse-names":false,"suffix":""},{"dropping-particle":"","family":"Lane","given":"Andrew N.","non-dropping-particle":"","parse-names":false,"suffix":""},{"dropping-particle":"","family":"Lindon","given":"John C.","non-dropping-particle":"","parse-names":false,"suffix":""},{"dropping-particle":"","family":"Marriott","given":"Philip","non-dropping-particle":"","parse-names":false,"suffix":""},{"dropping-particle":"","family":"Nicholls","given":"Andrew W.","non-dropping-particle":"","parse-names":false,"suffix":""},{"dropping-particle":"","family":"Reily","given":"Michael D.","non-dropping-particle":"","parse-names":false,"suffix":""},{"dropping-particle":"","family":"Thaden","given":"John J.","non-dropping-particle":"","parse-names":false,"suffix":""},{"dropping-particle":"","family":"Viant","given":"Mark R.","non-dropping-particle":"","parse-names":false,"suffix":""}],"container-title":"Metabolomics","id":"ITEM-1","issue":"3","issued":{"date-parts":[["2007"]]},"page":"211-221","title":"Proposed minimum reporting standards for chemical analysis","type":"article-journal","volume":"3"},"uris":["http://www.mendeley.com/documents/?uuid=f91cfbbf-9a5e-4837-b2d5-563d09687a2f"]}],"mendeley":{"formattedCitation":"(33)","plainTextFormattedCitation":"(33)","previouslyFormattedCitation":"(33)"},"properties":{"noteIndex":0},"schema":"https://github.com/citation-style-language/schema/raw/master/csl-citation.json"}</w:instrText>
      </w:r>
      <w:r w:rsidR="00046082">
        <w:fldChar w:fldCharType="separate"/>
      </w:r>
      <w:r w:rsidR="00046082" w:rsidRPr="00046082">
        <w:rPr>
          <w:noProof/>
        </w:rPr>
        <w:t>(33)</w:t>
      </w:r>
      <w:ins w:id="358" w:author="Kenneth MacLeod (Staff)" w:date="2025-12-03T12:47:00Z" w16du:dateUtc="2025-12-03T12:47:00Z">
        <w:r w:rsidR="00046082">
          <w:fldChar w:fldCharType="end"/>
        </w:r>
        <w:r w:rsidR="000A5D2F">
          <w:t xml:space="preserve">, this workflow permits effective clustering of cytochrome b inhibitors through unsupervised multivariate analysis with a single replicate for each compound, enabling efficient triaging of large compound sets. </w:t>
        </w:r>
      </w:ins>
      <w:r w:rsidR="008070D5">
        <w:t xml:space="preserve">Repeated application of this methodology in future </w:t>
      </w:r>
      <w:r w:rsidR="00B33098">
        <w:t>studies</w:t>
      </w:r>
      <w:r w:rsidR="008070D5">
        <w:t xml:space="preserve"> </w:t>
      </w:r>
      <w:r w:rsidR="00B33098">
        <w:t>may</w:t>
      </w:r>
      <w:r w:rsidR="008070D5">
        <w:t xml:space="preserve"> allow iterative refinement towards an optimal signature list, but we have shown that inter-experimental variability in the metabolites used is not a barrier to effective application of the technique. Moreover, this innate flexibility suggests that profiling of polar metabolites in </w:t>
      </w:r>
      <w:r w:rsidR="008070D5" w:rsidRPr="003656E7">
        <w:rPr>
          <w:i/>
          <w:iCs/>
        </w:rPr>
        <w:t>T. cruzi</w:t>
      </w:r>
      <w:r w:rsidR="008070D5">
        <w:t xml:space="preserve"> to identify cytochrome b inhibitors is a strategy that will be successful in other laboratories without extensive method development, </w:t>
      </w:r>
      <w:r w:rsidR="003E0251">
        <w:t xml:space="preserve">facilitating an effective counter-screen for use </w:t>
      </w:r>
      <w:r w:rsidR="00DF4D37">
        <w:t>during Chagas’ disease drug discovery</w:t>
      </w:r>
      <w:r w:rsidR="0052287D">
        <w:t>.</w:t>
      </w:r>
      <w:r w:rsidR="0052287D">
        <w:rPr>
          <w:b/>
          <w:bCs/>
        </w:rPr>
        <w:br w:type="page"/>
      </w:r>
    </w:p>
    <w:p w14:paraId="69060414" w14:textId="03042B49" w:rsidR="00B61EBC" w:rsidRPr="005E45B2" w:rsidRDefault="00B61EBC" w:rsidP="000C6C16">
      <w:pPr>
        <w:spacing w:after="0"/>
        <w:jc w:val="both"/>
        <w:rPr>
          <w:b/>
          <w:bCs/>
        </w:rPr>
      </w:pPr>
      <w:r w:rsidRPr="005E45B2">
        <w:rPr>
          <w:b/>
          <w:bCs/>
        </w:rPr>
        <w:lastRenderedPageBreak/>
        <w:t>Materials and methods</w:t>
      </w:r>
    </w:p>
    <w:p w14:paraId="3647C239" w14:textId="77777777" w:rsidR="00A4019E" w:rsidRPr="005E45B2" w:rsidRDefault="00A4019E" w:rsidP="000C6C16">
      <w:pPr>
        <w:spacing w:after="0"/>
        <w:jc w:val="both"/>
        <w:rPr>
          <w:b/>
          <w:bCs/>
        </w:rPr>
      </w:pPr>
    </w:p>
    <w:p w14:paraId="0AE7B63E" w14:textId="7BF8F907" w:rsidR="006E6AF9" w:rsidRDefault="0072466F" w:rsidP="000C6C16">
      <w:pPr>
        <w:spacing w:after="0"/>
        <w:jc w:val="both"/>
      </w:pPr>
      <w:r w:rsidRPr="005E45B2">
        <w:rPr>
          <w:b/>
          <w:bCs/>
        </w:rPr>
        <w:t>Chemicals and reagents</w:t>
      </w:r>
    </w:p>
    <w:p w14:paraId="7735D849" w14:textId="296C1232" w:rsidR="0072466F" w:rsidRPr="00356FCE" w:rsidRDefault="0072466F" w:rsidP="0072466F">
      <w:pPr>
        <w:spacing w:after="0"/>
        <w:jc w:val="both"/>
      </w:pPr>
      <w:r w:rsidRPr="00D522B1">
        <w:t xml:space="preserve">All LCMS mobile phase reagents were </w:t>
      </w:r>
      <w:r>
        <w:t xml:space="preserve">of LCMS grade and </w:t>
      </w:r>
      <w:r w:rsidRPr="00D522B1">
        <w:t>purchased from Fisher Scientific (</w:t>
      </w:r>
      <w:proofErr w:type="spellStart"/>
      <w:r w:rsidRPr="00D522B1">
        <w:t>Thermo</w:t>
      </w:r>
      <w:proofErr w:type="spellEnd"/>
      <w:r w:rsidRPr="00D522B1">
        <w:t xml:space="preserve"> Fisher Scientific</w:t>
      </w:r>
      <w:r w:rsidR="00BC2765">
        <w:t>,</w:t>
      </w:r>
      <w:r w:rsidR="00BC2765" w:rsidRPr="00BC2765">
        <w:t xml:space="preserve"> </w:t>
      </w:r>
      <w:r w:rsidR="00BC2765">
        <w:t>Waltham, MA, USA</w:t>
      </w:r>
      <w:r w:rsidRPr="00D522B1">
        <w:t>)</w:t>
      </w:r>
      <w:r>
        <w:t>.</w:t>
      </w:r>
      <w:r w:rsidR="00871460">
        <w:t xml:space="preserve"> Metabolite authentic standards were </w:t>
      </w:r>
      <w:r w:rsidR="0098016A">
        <w:t xml:space="preserve">as supplied in IROA Technologies </w:t>
      </w:r>
      <w:r w:rsidR="00DB7F17" w:rsidRPr="00DB7F17">
        <w:t>Mass Spectrometry Metabolite Library</w:t>
      </w:r>
      <w:r w:rsidR="00DB7F17">
        <w:t xml:space="preserve"> (</w:t>
      </w:r>
      <w:r w:rsidR="00CC3E4D">
        <w:t xml:space="preserve">lot </w:t>
      </w:r>
      <w:r w:rsidR="001E19F1">
        <w:t>230-01</w:t>
      </w:r>
      <w:r w:rsidR="00D10BBB">
        <w:t>, Merck, Burlington, MA, USA</w:t>
      </w:r>
      <w:r w:rsidR="00DB7F17">
        <w:t>)</w:t>
      </w:r>
      <w:r w:rsidR="00B91D82">
        <w:t xml:space="preserve"> and we</w:t>
      </w:r>
      <w:r w:rsidR="007D0446">
        <w:t xml:space="preserve">re </w:t>
      </w:r>
      <w:r w:rsidR="007D0446" w:rsidRPr="00356FCE">
        <w:t>reconstituted following manufacturer recommendations.</w:t>
      </w:r>
    </w:p>
    <w:p w14:paraId="47339301" w14:textId="77777777" w:rsidR="000012D0" w:rsidRPr="00356FCE" w:rsidRDefault="000012D0" w:rsidP="000C6C16">
      <w:pPr>
        <w:spacing w:after="0"/>
        <w:jc w:val="both"/>
      </w:pPr>
    </w:p>
    <w:p w14:paraId="5FE343C7" w14:textId="77777777" w:rsidR="00613C19" w:rsidRPr="00356FCE" w:rsidRDefault="00616B29" w:rsidP="000C6C16">
      <w:pPr>
        <w:spacing w:after="0"/>
        <w:jc w:val="both"/>
        <w:rPr>
          <w:b/>
          <w:bCs/>
        </w:rPr>
      </w:pPr>
      <w:r w:rsidRPr="00356FCE">
        <w:rPr>
          <w:b/>
          <w:bCs/>
        </w:rPr>
        <w:t>Cell lines and culture conditions</w:t>
      </w:r>
      <w:r w:rsidR="00871460" w:rsidRPr="00356FCE">
        <w:rPr>
          <w:b/>
          <w:bCs/>
        </w:rPr>
        <w:t>, d</w:t>
      </w:r>
      <w:r w:rsidRPr="00356FCE">
        <w:rPr>
          <w:b/>
          <w:bCs/>
        </w:rPr>
        <w:t>rug sensitivity assays</w:t>
      </w:r>
    </w:p>
    <w:p w14:paraId="772B59F7" w14:textId="79ED974F" w:rsidR="007712A9" w:rsidRDefault="0007410A" w:rsidP="009211CE">
      <w:pPr>
        <w:spacing w:after="0"/>
        <w:jc w:val="both"/>
        <w:rPr>
          <w:rFonts w:cs="Arial"/>
        </w:rPr>
      </w:pPr>
      <w:r w:rsidRPr="009211CE">
        <w:rPr>
          <w:rFonts w:cs="Arial"/>
          <w:i/>
          <w:iCs/>
        </w:rPr>
        <w:t>T. cruzi</w:t>
      </w:r>
      <w:r w:rsidRPr="009211CE">
        <w:rPr>
          <w:rFonts w:cs="Arial"/>
        </w:rPr>
        <w:t xml:space="preserve"> </w:t>
      </w:r>
      <w:proofErr w:type="spellStart"/>
      <w:r w:rsidRPr="009211CE">
        <w:rPr>
          <w:rFonts w:cs="Arial"/>
        </w:rPr>
        <w:t>epimastigotes</w:t>
      </w:r>
      <w:proofErr w:type="spellEnd"/>
      <w:r w:rsidRPr="009211CE">
        <w:rPr>
          <w:rFonts w:cs="Arial"/>
        </w:rPr>
        <w:t xml:space="preserve"> of the Silvio strain (MHOM/BR/78/Silvio; clone X10/7A) were maintained at 28</w:t>
      </w:r>
      <w:r w:rsidRPr="009211CE">
        <w:rPr>
          <w:rFonts w:cs="Arial"/>
          <w:vertAlign w:val="superscript"/>
        </w:rPr>
        <w:t>o</w:t>
      </w:r>
      <w:r w:rsidRPr="009211CE">
        <w:rPr>
          <w:rFonts w:cs="Arial"/>
        </w:rPr>
        <w:t xml:space="preserve">C in RTH/FBS </w:t>
      </w:r>
      <w:r w:rsidR="00374FBC" w:rsidRPr="009211CE">
        <w:rPr>
          <w:rFonts w:cs="Arial"/>
        </w:rPr>
        <w:t xml:space="preserve">growth medium </w:t>
      </w:r>
      <w:r w:rsidRPr="009211CE">
        <w:rPr>
          <w:rFonts w:cs="Arial"/>
        </w:rPr>
        <w:t xml:space="preserve">as previously described </w:t>
      </w:r>
      <w:r w:rsidRPr="009211CE">
        <w:rPr>
          <w:rFonts w:cs="Arial"/>
        </w:rPr>
        <w:fldChar w:fldCharType="begin" w:fldLock="1"/>
      </w:r>
      <w:r w:rsidR="009545A3">
        <w:rPr>
          <w:rFonts w:cs="Arial"/>
        </w:rPr>
        <w:instrText>ADDIN CSL_CITATION {"citationItems":[{"id":"ITEM-1","itemData":{"DOI":"10.1128/AAC.01535-21","ISSN":"1098-6596 (Electronic)","PMID":"34606338","abstract":"Phenotypic screening identified an arylsulfonamide compound with activity against  Trypanosoma cruzi, the causative agent of Chagas' disease. Comprehensive mode of action studies revealed that this compound primarily targets the T. cruzi proteasome, binding at the interface between β4 and β5 subunits that catalyze chymotrypsin-like activity. A mutation in the β5 subunit of the proteasome was associated with resistance to compound 1, while overexpression of this mutated subunit also reduced susceptibility to compound 1. Further genetically engineered and in vitro-selected clones resistant to proteasome inhibitors known to bind at the β4/β5 interface were cross-resistant to compound 1. Ubiquitinated proteins were additionally found to accumulate in compound 1-treated epimastigotes. Finally, thermal proteome profiling identified malic enzyme as a secondary target of compound 1, although malic enzyme inhibition was not found to drive potency. These studies identify a novel pharmacophore capable of inhibiting the T. cruzi proteasome that may be exploitable for anti-chagasic drug discovery.","author":[{"dropping-particle":"","family":"Lima","given":"Marta L","non-dropping-particle":"","parse-names":false,"suffix":""},{"dropping-particle":"","family":"Tulloch","given":"Lindsay B","non-dropping-particle":"","parse-names":false,"suffix":""},{"dropping-particle":"","family":"Corpas-Lopez","given":"Victoriano","non-dropping-particle":"","parse-names":false,"suffix":""},{"dropping-particle":"","family":"Carvalho","given":"Sandra","non-dropping-particle":"","parse-names":false,"suffix":""},{"dropping-particle":"","family":"Wall","given":"Richard J","non-dropping-particle":"","parse-names":false,"suffix":""},{"dropping-particle":"","family":"Milne","given":"Rachel","non-dropping-particle":"","parse-names":false,"suffix":""},{"dropping-particle":"","family":"Rico","given":"Eva","non-dropping-particle":"","parse-names":false,"suffix":""},{"dropping-particle":"","family":"Patterson","given":"Stephen","non-dropping-particle":"","parse-names":false,"suffix":""},{"dropping-particle":"","family":"Gilbert","given":"Ian H","non-dropping-particle":"","parse-names":false,"suffix":""},{"dropping-particle":"","family":"Moniz","given":"Sonia","non-dropping-particle":"","parse-names":false,"suffix":""},{"dropping-particle":"","family":"MacLean","given":"Lorna","non-dropping-particle":"","parse-names":false,"suffix":""},{"dropping-particle":"","family":"Torrie","given":"Leah S","non-dropping-particle":"","parse-names":false,"suffix":""},{"dropping-particle":"","family":"Morgillo","given":"Carmine","non-dropping-particle":"","parse-names":false,"suffix":""},{"dropping-particle":"","family":"Horn","given":"David","non-dropping-particle":"","parse-names":false,"suffix":""},{"dropping-particle":"","family":"Zuccotto","given":"Fabio","non-dropping-particle":"","parse-names":false,"suffix":""},{"dropping-particle":"","family":"Wyllie","given":"Susan","non-dropping-particle":"","parse-names":false,"suffix":""}],"container-title":"Antimicrobial agents and chemotherapy","id":"ITEM-1","issue":"1","issued":{"date-parts":[["2022","1"]]},"language":"eng","page":"e0153521","publisher-place":"United States","title":"Identification of a Proteasome-Targeting Arylsulfonamide with Potential for the  Treatment of Chagas' Disease.","type":"article-journal","volume":"66"},"uris":["http://www.mendeley.com/documents/?uuid=7763925a-bdbe-4aa1-83ca-4b4fe9f74f04"]}],"mendeley":{"formattedCitation":"(32)","plainTextFormattedCitation":"(32)","previouslyFormattedCitation":"(32)"},"properties":{"noteIndex":0},"schema":"https://github.com/citation-style-language/schema/raw/master/csl-citation.json"}</w:instrText>
      </w:r>
      <w:r w:rsidRPr="009211CE">
        <w:rPr>
          <w:rFonts w:cs="Arial"/>
        </w:rPr>
        <w:fldChar w:fldCharType="separate"/>
      </w:r>
      <w:r w:rsidR="009D1926" w:rsidRPr="009D1926">
        <w:rPr>
          <w:rFonts w:cs="Arial"/>
          <w:noProof/>
        </w:rPr>
        <w:t>(32)</w:t>
      </w:r>
      <w:r w:rsidRPr="009211CE">
        <w:rPr>
          <w:rFonts w:cs="Arial"/>
        </w:rPr>
        <w:fldChar w:fldCharType="end"/>
      </w:r>
      <w:r w:rsidRPr="009211CE">
        <w:rPr>
          <w:rFonts w:cs="Arial"/>
        </w:rPr>
        <w:t>.</w:t>
      </w:r>
      <w:r w:rsidR="009211CE">
        <w:rPr>
          <w:rFonts w:cs="Arial"/>
        </w:rPr>
        <w:t xml:space="preserve"> </w:t>
      </w:r>
      <w:r w:rsidR="007712A9" w:rsidRPr="009211CE">
        <w:rPr>
          <w:rFonts w:cs="Arial"/>
        </w:rPr>
        <w:t xml:space="preserve">To determine the effects of compounds on cell growth, mid-log phase </w:t>
      </w:r>
      <w:r w:rsidR="007712A9" w:rsidRPr="009211CE">
        <w:rPr>
          <w:rFonts w:cs="Arial"/>
          <w:i/>
          <w:iCs/>
        </w:rPr>
        <w:t>T. cruzi</w:t>
      </w:r>
      <w:r w:rsidR="007712A9" w:rsidRPr="009211CE">
        <w:rPr>
          <w:rFonts w:cs="Arial"/>
        </w:rPr>
        <w:t xml:space="preserve"> </w:t>
      </w:r>
      <w:proofErr w:type="spellStart"/>
      <w:r w:rsidR="007712A9" w:rsidRPr="009211CE">
        <w:rPr>
          <w:rFonts w:cs="Arial"/>
        </w:rPr>
        <w:t>epimastigotes</w:t>
      </w:r>
      <w:proofErr w:type="spellEnd"/>
      <w:r w:rsidR="007712A9" w:rsidRPr="009211CE">
        <w:rPr>
          <w:rFonts w:cs="Arial"/>
        </w:rPr>
        <w:t xml:space="preserve"> were seeded into 96-well plates with test compound concentration gradients established through two-fold serial dilutions, and cell viability was determined through cellular oxidation of resazurin as previously described </w:t>
      </w:r>
      <w:r w:rsidR="007712A9" w:rsidRPr="009211CE">
        <w:rPr>
          <w:rFonts w:cs="Arial"/>
        </w:rPr>
        <w:fldChar w:fldCharType="begin" w:fldLock="1"/>
      </w:r>
      <w:r w:rsidR="009545A3">
        <w:rPr>
          <w:rFonts w:cs="Arial"/>
        </w:rPr>
        <w:instrText>ADDIN CSL_CITATION {"citationItems":[{"id":"ITEM-1","itemData":{"DOI":"10.1128/AAC.01535-21","ISSN":"1098-6596 (Electronic)","PMID":"34606338","abstract":"Phenotypic screening identified an arylsulfonamide compound with activity against  Trypanosoma cruzi, the causative agent of Chagas' disease. Comprehensive mode of action studies revealed that this compound primarily targets the T. cruzi proteasome, binding at the interface between β4 and β5 subunits that catalyze chymotrypsin-like activity. A mutation in the β5 subunit of the proteasome was associated with resistance to compound 1, while overexpression of this mutated subunit also reduced susceptibility to compound 1. Further genetically engineered and in vitro-selected clones resistant to proteasome inhibitors known to bind at the β4/β5 interface were cross-resistant to compound 1. Ubiquitinated proteins were additionally found to accumulate in compound 1-treated epimastigotes. Finally, thermal proteome profiling identified malic enzyme as a secondary target of compound 1, although malic enzyme inhibition was not found to drive potency. These studies identify a novel pharmacophore capable of inhibiting the T. cruzi proteasome that may be exploitable for anti-chagasic drug discovery.","author":[{"dropping-particle":"","family":"Lima","given":"Marta L","non-dropping-particle":"","parse-names":false,"suffix":""},{"dropping-particle":"","family":"Tulloch","given":"Lindsay B","non-dropping-particle":"","parse-names":false,"suffix":""},{"dropping-particle":"","family":"Corpas-Lopez","given":"Victoriano","non-dropping-particle":"","parse-names":false,"suffix":""},{"dropping-particle":"","family":"Carvalho","given":"Sandra","non-dropping-particle":"","parse-names":false,"suffix":""},{"dropping-particle":"","family":"Wall","given":"Richard J","non-dropping-particle":"","parse-names":false,"suffix":""},{"dropping-particle":"","family":"Milne","given":"Rachel","non-dropping-particle":"","parse-names":false,"suffix":""},{"dropping-particle":"","family":"Rico","given":"Eva","non-dropping-particle":"","parse-names":false,"suffix":""},{"dropping-particle":"","family":"Patterson","given":"Stephen","non-dropping-particle":"","parse-names":false,"suffix":""},{"dropping-particle":"","family":"Gilbert","given":"Ian H","non-dropping-particle":"","parse-names":false,"suffix":""},{"dropping-particle":"","family":"Moniz","given":"Sonia","non-dropping-particle":"","parse-names":false,"suffix":""},{"dropping-particle":"","family":"MacLean","given":"Lorna","non-dropping-particle":"","parse-names":false,"suffix":""},{"dropping-particle":"","family":"Torrie","given":"Leah S","non-dropping-particle":"","parse-names":false,"suffix":""},{"dropping-particle":"","family":"Morgillo","given":"Carmine","non-dropping-particle":"","parse-names":false,"suffix":""},{"dropping-particle":"","family":"Horn","given":"David","non-dropping-particle":"","parse-names":false,"suffix":""},{"dropping-particle":"","family":"Zuccotto","given":"Fabio","non-dropping-particle":"","parse-names":false,"suffix":""},{"dropping-particle":"","family":"Wyllie","given":"Susan","non-dropping-particle":"","parse-names":false,"suffix":""}],"container-title":"Antimicrobial agents and chemotherapy","id":"ITEM-1","issue":"1","issued":{"date-parts":[["2022","1"]]},"language":"eng","page":"e0153521","publisher-place":"United States","title":"Identification of a Proteasome-Targeting Arylsulfonamide with Potential for the  Treatment of Chagas' Disease.","type":"article-journal","volume":"66"},"uris":["http://www.mendeley.com/documents/?uuid=7763925a-bdbe-4aa1-83ca-4b4fe9f74f04"]}],"mendeley":{"formattedCitation":"(32)","plainTextFormattedCitation":"(32)","previouslyFormattedCitation":"(32)"},"properties":{"noteIndex":0},"schema":"https://github.com/citation-style-language/schema/raw/master/csl-citation.json"}</w:instrText>
      </w:r>
      <w:r w:rsidR="007712A9" w:rsidRPr="009211CE">
        <w:rPr>
          <w:rFonts w:cs="Arial"/>
        </w:rPr>
        <w:fldChar w:fldCharType="separate"/>
      </w:r>
      <w:r w:rsidR="009D1926" w:rsidRPr="009D1926">
        <w:rPr>
          <w:rFonts w:cs="Arial"/>
          <w:noProof/>
        </w:rPr>
        <w:t>(32)</w:t>
      </w:r>
      <w:r w:rsidR="007712A9" w:rsidRPr="009211CE">
        <w:rPr>
          <w:rFonts w:cs="Arial"/>
        </w:rPr>
        <w:fldChar w:fldCharType="end"/>
      </w:r>
      <w:r w:rsidR="007712A9" w:rsidRPr="009211CE">
        <w:rPr>
          <w:rFonts w:cs="Arial"/>
        </w:rPr>
        <w:t xml:space="preserve">. Data were corrected for background fluorescence and fitted to the two-parameter equation below, where </w:t>
      </w:r>
      <w:r w:rsidR="007712A9" w:rsidRPr="009211CE">
        <w:rPr>
          <w:rFonts w:cs="Arial"/>
          <w:i/>
          <w:iCs/>
        </w:rPr>
        <w:t>y</w:t>
      </w:r>
      <w:r w:rsidR="007712A9" w:rsidRPr="009211CE">
        <w:rPr>
          <w:rFonts w:cs="Arial"/>
        </w:rPr>
        <w:t xml:space="preserve"> is % cell growth, </w:t>
      </w:r>
      <w:r w:rsidR="007712A9" w:rsidRPr="009211CE">
        <w:rPr>
          <w:rFonts w:cs="Arial"/>
          <w:i/>
          <w:iCs/>
        </w:rPr>
        <w:t xml:space="preserve">[I] </w:t>
      </w:r>
      <w:r w:rsidR="007712A9" w:rsidRPr="009211CE">
        <w:rPr>
          <w:rFonts w:cs="Arial"/>
        </w:rPr>
        <w:t xml:space="preserve">is the inhibitor concentration and </w:t>
      </w:r>
      <w:r w:rsidR="007712A9" w:rsidRPr="009211CE">
        <w:rPr>
          <w:rFonts w:cs="Arial"/>
          <w:i/>
          <w:iCs/>
        </w:rPr>
        <w:t>m</w:t>
      </w:r>
      <w:r w:rsidR="007712A9" w:rsidRPr="009211CE">
        <w:rPr>
          <w:rFonts w:cs="Arial"/>
        </w:rPr>
        <w:t xml:space="preserve"> is the slope, using </w:t>
      </w:r>
      <w:proofErr w:type="spellStart"/>
      <w:r w:rsidR="007712A9" w:rsidRPr="009211CE">
        <w:rPr>
          <w:rFonts w:cs="Arial"/>
        </w:rPr>
        <w:t>Grafit</w:t>
      </w:r>
      <w:proofErr w:type="spellEnd"/>
      <w:r w:rsidR="007712A9" w:rsidRPr="009211CE">
        <w:rPr>
          <w:rFonts w:cs="Arial"/>
        </w:rPr>
        <w:t xml:space="preserve"> (Erithacus Software).</w:t>
      </w:r>
    </w:p>
    <w:p w14:paraId="7488DB41" w14:textId="77777777" w:rsidR="00D57A53" w:rsidRPr="009211CE" w:rsidRDefault="00D57A53" w:rsidP="009211CE">
      <w:pPr>
        <w:spacing w:after="0"/>
        <w:jc w:val="both"/>
        <w:rPr>
          <w:rFonts w:cs="Arial"/>
        </w:rPr>
      </w:pPr>
    </w:p>
    <w:p w14:paraId="55273EC8" w14:textId="77777777" w:rsidR="007712A9" w:rsidRPr="00860C63" w:rsidRDefault="007712A9" w:rsidP="007712A9">
      <w:pPr>
        <w:spacing w:after="0" w:line="360" w:lineRule="auto"/>
        <w:jc w:val="both"/>
        <w:rPr>
          <w:rFonts w:ascii="Arial" w:hAnsi="Arial" w:cs="Arial"/>
        </w:rPr>
      </w:pPr>
      <m:oMathPara>
        <m:oMathParaPr>
          <m:jc m:val="left"/>
        </m:oMathParaPr>
        <m:oMath>
          <m:r>
            <w:rPr>
              <w:rFonts w:ascii="Cambria Math" w:hAnsi="Cambria Math" w:cs="Arial"/>
            </w:rPr>
            <m:t>y=</m:t>
          </m:r>
          <m:f>
            <m:fPr>
              <m:ctrlPr>
                <w:rPr>
                  <w:rFonts w:ascii="Cambria Math" w:hAnsi="Cambria Math" w:cs="Arial"/>
                  <w:i/>
                </w:rPr>
              </m:ctrlPr>
            </m:fPr>
            <m:num>
              <m:r>
                <w:rPr>
                  <w:rFonts w:ascii="Cambria Math" w:hAnsi="Cambria Math" w:cs="Arial"/>
                </w:rPr>
                <m:t>100</m:t>
              </m:r>
            </m:num>
            <m:den>
              <m:func>
                <m:funcPr>
                  <m:ctrlPr>
                    <w:rPr>
                      <w:rFonts w:ascii="Cambria Math" w:hAnsi="Cambria Math" w:cs="Arial"/>
                      <w:i/>
                    </w:rPr>
                  </m:ctrlPr>
                </m:funcPr>
                <m:fName>
                  <m:r>
                    <m:rPr>
                      <m:sty m:val="p"/>
                    </m:rPr>
                    <w:rPr>
                      <w:rFonts w:ascii="Cambria Math" w:hAnsi="Cambria Math" w:cs="Arial"/>
                    </w:rPr>
                    <m:t>1+</m:t>
                  </m:r>
                </m:fName>
                <m:e>
                  <m:sSup>
                    <m:sSupPr>
                      <m:ctrlPr>
                        <w:rPr>
                          <w:rFonts w:ascii="Cambria Math" w:hAnsi="Cambria Math" w:cs="Arial"/>
                          <w:i/>
                        </w:rPr>
                      </m:ctrlPr>
                    </m:sSupPr>
                    <m:e>
                      <m:d>
                        <m:dPr>
                          <m:ctrlPr>
                            <w:rPr>
                              <w:rFonts w:ascii="Cambria Math" w:hAnsi="Cambria Math" w:cs="Arial"/>
                              <w:i/>
                            </w:rPr>
                          </m:ctrlPr>
                        </m:dPr>
                        <m:e>
                          <m:f>
                            <m:fPr>
                              <m:ctrlPr>
                                <w:rPr>
                                  <w:rFonts w:ascii="Cambria Math" w:hAnsi="Cambria Math" w:cs="Arial"/>
                                  <w:i/>
                                </w:rPr>
                              </m:ctrlPr>
                            </m:fPr>
                            <m:num>
                              <m:d>
                                <m:dPr>
                                  <m:begChr m:val="["/>
                                  <m:endChr m:val="]"/>
                                  <m:ctrlPr>
                                    <w:rPr>
                                      <w:rFonts w:ascii="Cambria Math" w:hAnsi="Cambria Math" w:cs="Arial"/>
                                      <w:i/>
                                    </w:rPr>
                                  </m:ctrlPr>
                                </m:dPr>
                                <m:e>
                                  <m:r>
                                    <w:rPr>
                                      <w:rFonts w:ascii="Cambria Math" w:hAnsi="Cambria Math" w:cs="Arial"/>
                                    </w:rPr>
                                    <m:t>I</m:t>
                                  </m:r>
                                </m:e>
                              </m:d>
                            </m:num>
                            <m:den>
                              <m:sSub>
                                <m:sSubPr>
                                  <m:ctrlPr>
                                    <w:rPr>
                                      <w:rFonts w:ascii="Cambria Math" w:hAnsi="Cambria Math" w:cs="Arial"/>
                                      <w:iCs/>
                                    </w:rPr>
                                  </m:ctrlPr>
                                </m:sSubPr>
                                <m:e>
                                  <m:r>
                                    <m:rPr>
                                      <m:sty m:val="p"/>
                                    </m:rPr>
                                    <w:rPr>
                                      <w:rFonts w:ascii="Cambria Math" w:hAnsi="Cambria Math" w:cs="Arial"/>
                                    </w:rPr>
                                    <m:t>EC</m:t>
                                  </m:r>
                                  <m:ctrlPr>
                                    <w:rPr>
                                      <w:rFonts w:ascii="Cambria Math" w:hAnsi="Cambria Math" w:cs="Arial"/>
                                      <w:i/>
                                    </w:rPr>
                                  </m:ctrlPr>
                                </m:e>
                                <m:sub>
                                  <m:r>
                                    <m:rPr>
                                      <m:sty m:val="p"/>
                                    </m:rPr>
                                    <w:rPr>
                                      <w:rFonts w:ascii="Cambria Math" w:hAnsi="Cambria Math" w:cs="Arial"/>
                                    </w:rPr>
                                    <m:t>50</m:t>
                                  </m:r>
                                </m:sub>
                              </m:sSub>
                            </m:den>
                          </m:f>
                        </m:e>
                      </m:d>
                      <m:ctrlPr>
                        <w:rPr>
                          <w:rFonts w:ascii="Cambria Math" w:eastAsia="Cambria Math" w:hAnsi="Cambria Math" w:cs="Cambria Math"/>
                          <w:i/>
                        </w:rPr>
                      </m:ctrlPr>
                    </m:e>
                    <m:sup>
                      <m:r>
                        <w:rPr>
                          <w:rFonts w:ascii="Cambria Math" w:hAnsi="Cambria Math" w:cs="Arial"/>
                        </w:rPr>
                        <m:t>m</m:t>
                      </m:r>
                    </m:sup>
                  </m:sSup>
                </m:e>
              </m:func>
              <m:r>
                <w:rPr>
                  <w:rFonts w:ascii="Cambria Math" w:hAnsi="Cambria Math" w:cs="Arial"/>
                </w:rPr>
                <m:t xml:space="preserve"> </m:t>
              </m:r>
            </m:den>
          </m:f>
        </m:oMath>
      </m:oMathPara>
    </w:p>
    <w:p w14:paraId="428F7A3B" w14:textId="77777777" w:rsidR="007712A9" w:rsidRDefault="007712A9" w:rsidP="000C6C16">
      <w:pPr>
        <w:spacing w:after="0"/>
        <w:jc w:val="both"/>
        <w:rPr>
          <w:rFonts w:cs="Arial"/>
        </w:rPr>
      </w:pPr>
    </w:p>
    <w:p w14:paraId="39CFEB26" w14:textId="79E89B7D" w:rsidR="00B96DE2" w:rsidRPr="00B96DE2" w:rsidRDefault="00657DFB" w:rsidP="000C6C16">
      <w:pPr>
        <w:spacing w:after="0"/>
        <w:jc w:val="both"/>
      </w:pPr>
      <w:r w:rsidRPr="00657DFB">
        <w:rPr>
          <w:rFonts w:cs="Arial"/>
        </w:rPr>
        <w:t>Weighted means were calculated for each drug from three biological replicates.</w:t>
      </w:r>
      <w:r>
        <w:rPr>
          <w:rFonts w:cs="Arial"/>
        </w:rPr>
        <w:t xml:space="preserve"> </w:t>
      </w:r>
      <w:r w:rsidR="00B96DE2">
        <w:t>M</w:t>
      </w:r>
      <w:r w:rsidR="00B96DE2" w:rsidRPr="00B96DE2">
        <w:t>easurement of cytochrome b activity was performed in the presence and absence of inhibitors as previously</w:t>
      </w:r>
      <w:r w:rsidR="00642BE1">
        <w:t xml:space="preserve"> described </w:t>
      </w:r>
      <w:r w:rsidR="00642BE1">
        <w:fldChar w:fldCharType="begin" w:fldLock="1"/>
      </w:r>
      <w:r w:rsidR="009545A3">
        <w:instrText>ADDIN CSL_CITATION {"citationItems":[{"id":"ITEM-1","itemData":{"DOI":"10.1021/acsinfecdis.9b00426","ISSN":"23738227","PMID":"31967783","abstract":"Available treatments for Chagas' disease and visceral leishmaniasis are inadequate, and there is a pressing need for new therapeutics. Drug discovery efforts for both diseases principally rely upon phenotypic screening. However, the optimization of phenotypically active compounds is hindered by a lack of information regarding their molecular target(s). To combat this issue we initiate target deconvolution studies at an early stage. Here, we describe comprehensive genetic and biochemical studies to determine the targets of three unrelated phenotypically active compounds. All three structurally diverse compounds target the Qi active-site of cytochrome b, part of the cytochrome bc1 complex of the electron transport chain. Our studies go on to identify the Qi site as a promiscuous drug target in Leishmania donovani and Trypanosoma cruzi with a propensity to rapidly mutate. Strategies to rapidly identify compounds acting via this mechanism are discussed to ensure that drug discovery portfolios are not overwhelmed with inhibitors of a single target.","author":[{"dropping-particle":"","family":"Wall","given":"Richard J.","non-dropping-particle":"","parse-names":false,"suffix":""},{"dropping-particle":"","family":"Carvalho","given":"Sandra","non-dropping-particle":"","parse-names":false,"suffix":""},{"dropping-particle":"","family":"Milne","given":"Rachel","non-dropping-particle":"","parse-names":false,"suffix":""},{"dropping-particle":"","family":"Bueren-Calabuig","given":"Juan A.","non-dropping-particle":"","parse-names":false,"suffix":""},{"dropping-particle":"","family":"Moniz","given":"Sonia","non-dropping-particle":"","parse-names":false,"suffix":""},{"dropping-particle":"","family":"Cantizani-Perez","given":"Juan","non-dropping-particle":"","parse-names":false,"suffix":""},{"dropping-particle":"","family":"MacLean","given":"Lorna","non-dropping-particle":"","parse-names":false,"suffix":""},{"dropping-particle":"","family":"Kessler","given":"Albane","non-dropping-particle":"","parse-names":false,"suffix":""},{"dropping-particle":"","family":"Cotillo","given":"Ignacio","non-dropping-particle":"","parse-names":false,"suffix":""},{"dropping-particle":"","family":"Sastry","given":"Lalitha","non-dropping-particle":"","parse-names":false,"suffix":""},{"dropping-particle":"","family":"Manthri","given":"Sujatha","non-dropping-particle":"","parse-names":false,"suffix":""},{"dropping-particle":"","family":"Patterson","given":"Stephen","non-dropping-particle":"","parse-names":false,"suffix":""},{"dropping-particle":"","family":"Zuccotto","given":"Fabio","non-dropping-particle":"","parse-names":false,"suffix":""},{"dropping-particle":"","family":"Thompson","given":"Stephen","non-dropping-particle":"","parse-names":false,"suffix":""},{"dropping-particle":"","family":"Martin","given":"Julio","non-dropping-particle":"","parse-names":false,"suffix":""},{"dropping-particle":"","family":"Marco","given":"Maria","non-dropping-particle":"","parse-names":false,"suffix":""},{"dropping-particle":"","family":"Miles","given":"Timothy J.","non-dropping-particle":"","parse-names":false,"suffix":""},{"dropping-particle":"","family":"Rycker","given":"Manu","non-dropping-particle":"De","parse-names":false,"suffix":""},{"dropping-particle":"","family":"Thomas","given":"Michael G.","non-dropping-particle":"","parse-names":false,"suffix":""},{"dropping-particle":"","family":"Fairlamb","given":"Alan H.","non-dropping-particle":"","parse-names":false,"suffix":""},{"dropping-particle":"","family":"Gilbert","given":"Ian H.","non-dropping-particle":"","parse-names":false,"suffix":""},{"dropping-particle":"","family":"Wyllie","given":"Susan","non-dropping-particle":"","parse-names":false,"suffix":""}],"container-title":"ACS Infectious Diseases","id":"ITEM-1","issue":"3","issued":{"date-parts":[["2020"]]},"page":"515-528","title":"The Qi Site of Cytochrome b is a Promiscuous Drug Target in Trypanosoma cruzi and Leishmania donovani","type":"article-journal","volume":"6"},"uris":["http://www.mendeley.com/documents/?uuid=f058c0db-1fec-4e56-a180-8fb88149e32a"]}],"mendeley":{"formattedCitation":"(10)","plainTextFormattedCitation":"(10)","previouslyFormattedCitation":"(10)"},"properties":{"noteIndex":0},"schema":"https://github.com/citation-style-language/schema/raw/master/csl-citation.json"}</w:instrText>
      </w:r>
      <w:r w:rsidR="00642BE1">
        <w:fldChar w:fldCharType="separate"/>
      </w:r>
      <w:r w:rsidR="009D1926" w:rsidRPr="009D1926">
        <w:rPr>
          <w:noProof/>
        </w:rPr>
        <w:t>(10)</w:t>
      </w:r>
      <w:r w:rsidR="00642BE1">
        <w:fldChar w:fldCharType="end"/>
      </w:r>
      <w:r w:rsidR="00642BE1">
        <w:t>.</w:t>
      </w:r>
      <w:r>
        <w:t xml:space="preserve"> </w:t>
      </w:r>
      <w:r w:rsidRPr="00657DFB">
        <w:t>Data were fitted to the two-parameter equation above and a weighted mean IC</w:t>
      </w:r>
      <w:r w:rsidRPr="00657DFB">
        <w:rPr>
          <w:vertAlign w:val="subscript"/>
        </w:rPr>
        <w:t>50</w:t>
      </w:r>
      <w:r w:rsidRPr="00657DFB">
        <w:t xml:space="preserve"> was determined from three biological replicates.</w:t>
      </w:r>
    </w:p>
    <w:p w14:paraId="67E1548A" w14:textId="77777777" w:rsidR="00B96DE2" w:rsidRDefault="00B96DE2" w:rsidP="000C6C16">
      <w:pPr>
        <w:spacing w:after="0"/>
        <w:jc w:val="both"/>
        <w:rPr>
          <w:b/>
          <w:bCs/>
        </w:rPr>
      </w:pPr>
    </w:p>
    <w:p w14:paraId="4E20D058" w14:textId="787CD416" w:rsidR="00616B29" w:rsidRPr="00356FCE" w:rsidRDefault="00613C19" w:rsidP="000C6C16">
      <w:pPr>
        <w:spacing w:after="0"/>
        <w:jc w:val="both"/>
      </w:pPr>
      <w:r w:rsidRPr="00356FCE">
        <w:rPr>
          <w:b/>
          <w:bCs/>
        </w:rPr>
        <w:lastRenderedPageBreak/>
        <w:t>S</w:t>
      </w:r>
      <w:r w:rsidR="00616B29" w:rsidRPr="00356FCE">
        <w:rPr>
          <w:b/>
          <w:bCs/>
        </w:rPr>
        <w:t>ample prep</w:t>
      </w:r>
      <w:r w:rsidR="00AD7CBF" w:rsidRPr="00356FCE">
        <w:rPr>
          <w:b/>
          <w:bCs/>
        </w:rPr>
        <w:t>aration</w:t>
      </w:r>
    </w:p>
    <w:p w14:paraId="50189227" w14:textId="59314A04" w:rsidR="00614336" w:rsidRDefault="00613C19" w:rsidP="00614336">
      <w:pPr>
        <w:spacing w:after="0"/>
        <w:jc w:val="both"/>
      </w:pPr>
      <w:r w:rsidRPr="00356FCE">
        <w:t xml:space="preserve">Samples were prepared following the method first described by </w:t>
      </w:r>
      <w:proofErr w:type="spellStart"/>
      <w:r w:rsidR="00CD3AAE" w:rsidRPr="00356FCE">
        <w:t>t’Kindt</w:t>
      </w:r>
      <w:proofErr w:type="spellEnd"/>
      <w:r w:rsidR="00CD3AAE" w:rsidRPr="00356FCE">
        <w:t xml:space="preserve"> and colleagues</w:t>
      </w:r>
      <w:r w:rsidRPr="00356FCE">
        <w:t xml:space="preserve"> for </w:t>
      </w:r>
      <w:r w:rsidR="00CD3AAE" w:rsidRPr="00356FCE">
        <w:t xml:space="preserve">promastigote form </w:t>
      </w:r>
      <w:r w:rsidR="00CD3AAE" w:rsidRPr="00356FCE">
        <w:rPr>
          <w:i/>
          <w:iCs/>
        </w:rPr>
        <w:t xml:space="preserve">L. </w:t>
      </w:r>
      <w:proofErr w:type="spellStart"/>
      <w:r w:rsidR="00CD3AAE" w:rsidRPr="00356FCE">
        <w:rPr>
          <w:i/>
          <w:iCs/>
        </w:rPr>
        <w:t>donovani</w:t>
      </w:r>
      <w:proofErr w:type="spellEnd"/>
      <w:r w:rsidR="00323DE5" w:rsidRPr="00356FCE">
        <w:t xml:space="preserve">, as this </w:t>
      </w:r>
      <w:r w:rsidR="00CD3AAE" w:rsidRPr="00356FCE">
        <w:t>effectively disrupt</w:t>
      </w:r>
      <w:r w:rsidR="00DD6EDB" w:rsidRPr="00356FCE">
        <w:t>s</w:t>
      </w:r>
      <w:r w:rsidR="00CD3AAE" w:rsidRPr="00356FCE">
        <w:t xml:space="preserve"> the glycocalyx – a robust pericellular matrix rich in glycoprotein and glycolipid</w:t>
      </w:r>
      <w:r w:rsidR="00CD3AAE">
        <w:t xml:space="preserve"> – and extract</w:t>
      </w:r>
      <w:r w:rsidR="00DD6EDB">
        <w:t>s</w:t>
      </w:r>
      <w:r w:rsidR="00CD3AAE">
        <w:t xml:space="preserve"> intracellular metabolites into a single-phase sample suitable for HILIC-MS analysis </w:t>
      </w:r>
      <w:r w:rsidR="00CD3AAE">
        <w:fldChar w:fldCharType="begin" w:fldLock="1"/>
      </w:r>
      <w:r w:rsidR="00863AF3">
        <w:instrText>ADDIN CSL_CITATION {"citationItems":[{"id":"ITEM-1","itemData":{"DOI":"10.1007/s00216-010-4139-0","ISSN":"16182650","abstract":"Comparative metabolomics of Leishmania species requires the simultaneous identification and quantification of a large number of intracellular metabolites. Here, we describe the optimisation of a comprehensive metabolite extraction protocol for Leishmania parasites and the subsequent optimisation of the analytical approach, consisting of hydrophilic interaction liquid chromatography coupled to LTQ-orbitrap mass spectrometry. The final optimised protocol starts with a rapid quenching of parasite cells to 0 °C, followed by a triplicate washing step in phosphate-buffered saline. The intracellular metabolome of 4 × 107 parasites is then extracted in cold chloroform/methanol/water 20/60/20 (v/v/v) for 1 h at 4 °C, resulting in both cell disruption and comprehensive metabolite dissolution. Our developed metabolomics platform can detect approximately 20% of the predicted Leishmania metabolome in a single experiment in positive and negative ionisation mode. © 2010 Springer-Verlag.","author":[{"dropping-particle":"","family":"T'Kindt","given":"Ruben","non-dropping-particle":"","parse-names":false,"suffix":""},{"dropping-particle":"","family":"Jankevics","given":"Andris","non-dropping-particle":"","parse-names":false,"suffix":""},{"dropping-particle":"","family":"Scheltema","given":"Richard A.","non-dropping-particle":"","parse-names":false,"suffix":""},{"dropping-particle":"","family":"Zheng","given":"Liang","non-dropping-particle":"","parse-names":false,"suffix":""},{"dropping-particle":"","family":"Watson","given":"David G.","non-dropping-particle":"","parse-names":false,"suffix":""},{"dropping-particle":"","family":"Dujardin","given":"Jean Claude","non-dropping-particle":"","parse-names":false,"suffix":""},{"dropping-particle":"","family":"Breitling","given":"Rainer","non-dropping-particle":"","parse-names":false,"suffix":""},{"dropping-particle":"","family":"Coombs","given":"Graham H.","non-dropping-particle":"","parse-names":false,"suffix":""},{"dropping-particle":"","family":"Decuypere","given":"Saskia","non-dropping-particle":"","parse-names":false,"suffix":""}],"container-title":"Analytical and Bioanalytical Chemistry","id":"ITEM-1","issue":"5","issued":{"date-parts":[["2010"]]},"page":"2059-2069","title":"Towards an unbiased metabolic profiling of protozoan parasites: Optimisation of a Leishmania sampling protocol for HILIC-orbitrap analysis","type":"article-journal","volume":"398"},"uris":["http://www.mendeley.com/documents/?uuid=d54ae44c-2d89-4a9e-8fdb-3f4e7db1e353"]}],"mendeley":{"formattedCitation":"(48)","plainTextFormattedCitation":"(48)","previouslyFormattedCitation":"(46)"},"properties":{"noteIndex":0},"schema":"https://github.com/citation-style-language/schema/raw/master/csl-citation.json"}</w:instrText>
      </w:r>
      <w:r w:rsidR="00CD3AAE">
        <w:fldChar w:fldCharType="separate"/>
      </w:r>
      <w:r w:rsidR="00863AF3" w:rsidRPr="00863AF3">
        <w:rPr>
          <w:noProof/>
        </w:rPr>
        <w:t>(48)</w:t>
      </w:r>
      <w:r w:rsidR="00CD3AAE">
        <w:fldChar w:fldCharType="end"/>
      </w:r>
      <w:r w:rsidR="00CD3AAE">
        <w:t xml:space="preserve">. </w:t>
      </w:r>
      <w:r w:rsidR="00614336">
        <w:t xml:space="preserve">Briefly, </w:t>
      </w:r>
      <w:r w:rsidR="00614336" w:rsidRPr="004576ED">
        <w:rPr>
          <w:i/>
          <w:iCs/>
        </w:rPr>
        <w:t>T. cruzi</w:t>
      </w:r>
      <w:r w:rsidR="00614336">
        <w:t xml:space="preserve"> </w:t>
      </w:r>
      <w:proofErr w:type="spellStart"/>
      <w:r w:rsidR="00614336">
        <w:t>epimastigotes</w:t>
      </w:r>
      <w:proofErr w:type="spellEnd"/>
      <w:r w:rsidR="00614336">
        <w:t xml:space="preserve"> were seeded in </w:t>
      </w:r>
      <w:r w:rsidR="00374FBC">
        <w:t>RTH/FBS</w:t>
      </w:r>
      <w:r w:rsidR="00614336">
        <w:t xml:space="preserve"> growth medium at 10</w:t>
      </w:r>
      <w:r w:rsidR="00614336" w:rsidRPr="004576ED">
        <w:rPr>
          <w:vertAlign w:val="superscript"/>
        </w:rPr>
        <w:t>7</w:t>
      </w:r>
      <w:r w:rsidR="00614336">
        <w:t xml:space="preserve"> cells/ml in 1.4 ml or 10 ml volumes and treated with inhibitors for 10-240 min as indicated. Cultures were rapidly cooled to 4 </w:t>
      </w:r>
      <w:proofErr w:type="spellStart"/>
      <w:r w:rsidR="00614336" w:rsidRPr="007110DA">
        <w:rPr>
          <w:vertAlign w:val="superscript"/>
        </w:rPr>
        <w:t>o</w:t>
      </w:r>
      <w:r w:rsidR="00614336">
        <w:t>C</w:t>
      </w:r>
      <w:proofErr w:type="spellEnd"/>
      <w:r w:rsidR="00614336">
        <w:t xml:space="preserve"> on dry ice / EtOH to quench cellular metabolism. Cells were pelleted, washed 2</w:t>
      </w:r>
      <w:r w:rsidR="00BA582F" w:rsidRPr="00BA582F">
        <w:t>×</w:t>
      </w:r>
      <w:r w:rsidR="00614336">
        <w:t xml:space="preserve"> in 1 ml PBS and suspended in either 50 µl (cells from 1.4 ml culture) or 200 µl (cells from 10 ml culture) </w:t>
      </w:r>
      <w:r w:rsidR="00614336" w:rsidRPr="004576ED">
        <w:t>of CHCl</w:t>
      </w:r>
      <w:proofErr w:type="gramStart"/>
      <w:r w:rsidR="00614336" w:rsidRPr="004576ED">
        <w:t>3 :</w:t>
      </w:r>
      <w:proofErr w:type="gramEnd"/>
      <w:r w:rsidR="00614336" w:rsidRPr="004576ED">
        <w:t xml:space="preserve"> </w:t>
      </w:r>
      <w:proofErr w:type="gramStart"/>
      <w:r w:rsidR="00614336" w:rsidRPr="004576ED">
        <w:t>MeOH :</w:t>
      </w:r>
      <w:proofErr w:type="gramEnd"/>
      <w:r w:rsidR="00614336" w:rsidRPr="004576ED">
        <w:t xml:space="preserve"> water (</w:t>
      </w:r>
      <w:proofErr w:type="gramStart"/>
      <w:r w:rsidR="00614336" w:rsidRPr="004576ED">
        <w:t>1 :</w:t>
      </w:r>
      <w:proofErr w:type="gramEnd"/>
      <w:r w:rsidR="00614336" w:rsidRPr="004576ED">
        <w:t xml:space="preserve"> </w:t>
      </w:r>
      <w:proofErr w:type="gramStart"/>
      <w:r w:rsidR="00614336" w:rsidRPr="004576ED">
        <w:t>3 :</w:t>
      </w:r>
      <w:proofErr w:type="gramEnd"/>
      <w:r w:rsidR="00614336" w:rsidRPr="004576ED">
        <w:t xml:space="preserve"> 1)</w:t>
      </w:r>
      <w:r w:rsidR="00614336">
        <w:t xml:space="preserve">. Metabolites were extracted with end-over-end agitation at 4 </w:t>
      </w:r>
      <w:proofErr w:type="spellStart"/>
      <w:r w:rsidR="00614336" w:rsidRPr="007110DA">
        <w:rPr>
          <w:vertAlign w:val="superscript"/>
        </w:rPr>
        <w:t>o</w:t>
      </w:r>
      <w:r w:rsidR="00614336">
        <w:t>C</w:t>
      </w:r>
      <w:proofErr w:type="spellEnd"/>
      <w:r w:rsidR="00614336">
        <w:t xml:space="preserve"> for 1 h. Insoluble material was pelleted at 16K g for 5 min at 4 </w:t>
      </w:r>
      <w:proofErr w:type="spellStart"/>
      <w:r w:rsidR="00614336" w:rsidRPr="007110DA">
        <w:rPr>
          <w:vertAlign w:val="superscript"/>
        </w:rPr>
        <w:t>o</w:t>
      </w:r>
      <w:r w:rsidR="00614336">
        <w:t>C</w:t>
      </w:r>
      <w:proofErr w:type="spellEnd"/>
      <w:r w:rsidR="00614336">
        <w:t xml:space="preserve"> and supernatants were transferred to glass vials </w:t>
      </w:r>
      <w:r w:rsidR="00EA7335">
        <w:t>for immediate analysis</w:t>
      </w:r>
      <w:r w:rsidR="00614336">
        <w:t>.</w:t>
      </w:r>
    </w:p>
    <w:p w14:paraId="07B4B5D4" w14:textId="3FAAB927" w:rsidR="00CD3AAE" w:rsidRDefault="00CD3AAE" w:rsidP="00CD3AAE">
      <w:pPr>
        <w:spacing w:after="0"/>
        <w:jc w:val="both"/>
      </w:pPr>
    </w:p>
    <w:p w14:paraId="12226F3D" w14:textId="32ECC1D4" w:rsidR="00AD7CBF" w:rsidRPr="005E45B2" w:rsidRDefault="00E83BB8" w:rsidP="000C6C16">
      <w:pPr>
        <w:spacing w:after="0"/>
        <w:jc w:val="both"/>
        <w:rPr>
          <w:b/>
          <w:bCs/>
        </w:rPr>
      </w:pPr>
      <w:r w:rsidRPr="005E45B2">
        <w:rPr>
          <w:b/>
          <w:bCs/>
        </w:rPr>
        <w:t>Metabolomics</w:t>
      </w:r>
    </w:p>
    <w:p w14:paraId="4812D7FE" w14:textId="7B939E2F" w:rsidR="001F6AD3" w:rsidRDefault="00460172" w:rsidP="00395A71">
      <w:pPr>
        <w:spacing w:after="0"/>
        <w:jc w:val="both"/>
      </w:pPr>
      <w:r>
        <w:t xml:space="preserve">Samples </w:t>
      </w:r>
      <w:r w:rsidR="001F6AD3">
        <w:t xml:space="preserve">(5 µL injection volume) </w:t>
      </w:r>
      <w:r>
        <w:t xml:space="preserve">were analysed </w:t>
      </w:r>
      <w:r w:rsidR="00EC0CFB">
        <w:t>using a Vanquish UHPLC system coupled to a</w:t>
      </w:r>
      <w:r w:rsidR="006D2BC2">
        <w:t xml:space="preserve">n Orbitrap </w:t>
      </w:r>
      <w:proofErr w:type="spellStart"/>
      <w:r w:rsidR="006D2BC2">
        <w:t>Exploris</w:t>
      </w:r>
      <w:proofErr w:type="spellEnd"/>
      <w:r w:rsidR="006D2BC2">
        <w:t xml:space="preserve"> 120 mass spectrometer, operated using </w:t>
      </w:r>
      <w:proofErr w:type="spellStart"/>
      <w:r w:rsidR="00612BD9">
        <w:t>Xcalibur</w:t>
      </w:r>
      <w:proofErr w:type="spellEnd"/>
      <w:r w:rsidR="00612BD9">
        <w:t xml:space="preserve"> software version </w:t>
      </w:r>
      <w:r w:rsidR="00C77A31" w:rsidRPr="00C77A31">
        <w:t>4.4.16.14</w:t>
      </w:r>
      <w:r w:rsidR="00612BD9">
        <w:t xml:space="preserve"> (</w:t>
      </w:r>
      <w:proofErr w:type="spellStart"/>
      <w:r w:rsidR="00612BD9">
        <w:t>Thermo</w:t>
      </w:r>
      <w:proofErr w:type="spellEnd"/>
      <w:r w:rsidR="00612BD9">
        <w:t xml:space="preserve"> </w:t>
      </w:r>
      <w:r w:rsidR="002C4C8E">
        <w:t xml:space="preserve">Fisher </w:t>
      </w:r>
      <w:r w:rsidR="00612BD9">
        <w:t>Scientific</w:t>
      </w:r>
      <w:r w:rsidR="002C4C8E">
        <w:t>).</w:t>
      </w:r>
      <w:r w:rsidR="006658A1">
        <w:t xml:space="preserve"> </w:t>
      </w:r>
      <w:r w:rsidR="006658A1" w:rsidRPr="006658A1">
        <w:t>Chromatographic separation was achieved using a</w:t>
      </w:r>
      <w:r w:rsidR="007E77E6">
        <w:t xml:space="preserve">n Atlantis Premier </w:t>
      </w:r>
      <w:proofErr w:type="spellStart"/>
      <w:r w:rsidR="007E77E6">
        <w:t>zic</w:t>
      </w:r>
      <w:proofErr w:type="spellEnd"/>
      <w:r w:rsidR="007E77E6">
        <w:t>-HILIC</w:t>
      </w:r>
      <w:r w:rsidR="006658A1" w:rsidRPr="006658A1">
        <w:t xml:space="preserve"> column, </w:t>
      </w:r>
      <w:r w:rsidR="007E77E6">
        <w:t>100</w:t>
      </w:r>
      <w:r w:rsidR="006658A1" w:rsidRPr="006658A1">
        <w:t xml:space="preserve"> × 2.1 mm, particle size 1.7 µm (Waters,</w:t>
      </w:r>
      <w:r w:rsidR="00C0598A">
        <w:t xml:space="preserve"> Milford, MA, USA,</w:t>
      </w:r>
      <w:r w:rsidR="006658A1" w:rsidRPr="006658A1">
        <w:t xml:space="preserve"> part number </w:t>
      </w:r>
      <w:r w:rsidR="00A966E2" w:rsidRPr="00A966E2">
        <w:t>186009979</w:t>
      </w:r>
      <w:r w:rsidR="006658A1" w:rsidRPr="006658A1">
        <w:t>).</w:t>
      </w:r>
      <w:r w:rsidR="00F06D5E" w:rsidRPr="00F06D5E">
        <w:t xml:space="preserve"> </w:t>
      </w:r>
      <w:r w:rsidR="00F06D5E">
        <w:t xml:space="preserve">The column was held at 45 °C, mobile phase A was </w:t>
      </w:r>
      <w:r w:rsidR="007A59A3" w:rsidRPr="007A59A3">
        <w:t>95/5 acetonitrile/water with 10 mM ammonium acetate and acetic acid to pH 5.0</w:t>
      </w:r>
      <w:r w:rsidR="00C32812">
        <w:t>,</w:t>
      </w:r>
      <w:r w:rsidR="007A59A3">
        <w:t xml:space="preserve"> </w:t>
      </w:r>
      <w:r w:rsidR="00F06D5E">
        <w:t>mobile phase B was</w:t>
      </w:r>
      <w:r w:rsidR="00C32812">
        <w:t xml:space="preserve"> </w:t>
      </w:r>
      <w:r w:rsidR="00C32812" w:rsidRPr="00C32812">
        <w:t>50/50 acetonitrile/water with 10 mM ammonium acetate and acetic acid to pH 5.0</w:t>
      </w:r>
      <w:r w:rsidR="00C32812">
        <w:t>.</w:t>
      </w:r>
      <w:r w:rsidR="00511638">
        <w:t xml:space="preserve"> All mobile phase components were of LCMS grade.</w:t>
      </w:r>
      <w:r w:rsidR="00F06D5E">
        <w:t xml:space="preserve"> </w:t>
      </w:r>
      <w:r w:rsidR="00C32812">
        <w:t>T</w:t>
      </w:r>
      <w:r w:rsidR="00F06D5E">
        <w:t xml:space="preserve">he gradient programme was as follows: 0.0 – </w:t>
      </w:r>
      <w:r w:rsidR="00511638">
        <w:t>1</w:t>
      </w:r>
      <w:r w:rsidR="00F06D5E">
        <w:t xml:space="preserve"> min: </w:t>
      </w:r>
      <w:r w:rsidR="00511638">
        <w:t>1</w:t>
      </w:r>
      <w:r w:rsidR="00F06D5E">
        <w:t xml:space="preserve">% B, </w:t>
      </w:r>
      <w:r w:rsidR="00567069">
        <w:t xml:space="preserve">1 – 9 </w:t>
      </w:r>
      <w:r w:rsidR="00F06D5E">
        <w:t xml:space="preserve">min: </w:t>
      </w:r>
      <w:r w:rsidR="00567069">
        <w:t>1</w:t>
      </w:r>
      <w:r w:rsidR="00F06D5E">
        <w:t xml:space="preserve"> to 9</w:t>
      </w:r>
      <w:r w:rsidR="00567069">
        <w:t>8</w:t>
      </w:r>
      <w:r w:rsidR="00F06D5E">
        <w:t xml:space="preserve">% B, </w:t>
      </w:r>
      <w:r w:rsidR="00567069">
        <w:t>9 - 11</w:t>
      </w:r>
      <w:r w:rsidR="00F06D5E">
        <w:t xml:space="preserve"> min: 9</w:t>
      </w:r>
      <w:r w:rsidR="00567069">
        <w:t>8</w:t>
      </w:r>
      <w:r w:rsidR="00F06D5E">
        <w:t>% B</w:t>
      </w:r>
      <w:r w:rsidR="008F3931">
        <w:t>,</w:t>
      </w:r>
      <w:r w:rsidR="00F06D5E">
        <w:t xml:space="preserve"> </w:t>
      </w:r>
      <w:r w:rsidR="008F3931">
        <w:t xml:space="preserve">11 – 11.2 </w:t>
      </w:r>
      <w:r w:rsidR="00F06D5E">
        <w:t>min: 9</w:t>
      </w:r>
      <w:r w:rsidR="008F3931">
        <w:t>8</w:t>
      </w:r>
      <w:r w:rsidR="00F06D5E">
        <w:t xml:space="preserve"> </w:t>
      </w:r>
      <w:r w:rsidR="00021D16">
        <w:t>to</w:t>
      </w:r>
      <w:r w:rsidR="00F06D5E">
        <w:t xml:space="preserve"> </w:t>
      </w:r>
      <w:r w:rsidR="008F3931">
        <w:t>1</w:t>
      </w:r>
      <w:r w:rsidR="00F06D5E">
        <w:t>% B</w:t>
      </w:r>
      <w:r w:rsidR="00021D16">
        <w:t>, and 11.2 – 15 min: 1% B</w:t>
      </w:r>
      <w:r w:rsidR="00F06D5E">
        <w:t>. Flow rate was 0.6 mL/min</w:t>
      </w:r>
      <w:r w:rsidR="00021D16">
        <w:t>.</w:t>
      </w:r>
      <w:r w:rsidR="00395A71">
        <w:t xml:space="preserve"> The mass spectrometer was operated with electrospray ionisation in positive mode</w:t>
      </w:r>
      <w:r w:rsidR="00AE3559">
        <w:t xml:space="preserve"> for all analyses, </w:t>
      </w:r>
      <w:proofErr w:type="gramStart"/>
      <w:r w:rsidR="00AE3559">
        <w:t>with the exception of</w:t>
      </w:r>
      <w:proofErr w:type="gramEnd"/>
      <w:r w:rsidR="00AE3559">
        <w:t xml:space="preserve"> the </w:t>
      </w:r>
      <w:r w:rsidR="00213A3E">
        <w:t>DDD01716002</w:t>
      </w:r>
      <w:r w:rsidR="00AE3559">
        <w:t xml:space="preserve"> timecourse experiment where negative mode was used.</w:t>
      </w:r>
      <w:r w:rsidR="00AE3559" w:rsidRPr="00AE3559">
        <w:t xml:space="preserve"> </w:t>
      </w:r>
      <w:r w:rsidR="00A95D2D">
        <w:t>MS</w:t>
      </w:r>
      <w:r w:rsidR="00AE3559" w:rsidRPr="00AE3559">
        <w:t xml:space="preserve"> parameters were as follows: ion source type: H-ESI, spray voltage: static, positive ion (V): 3500, negative ion (V): 2500, Orbitrap resolution: 60000, scan range (m/z): 70-</w:t>
      </w:r>
      <w:r w:rsidR="00C35172">
        <w:t>9</w:t>
      </w:r>
      <w:r w:rsidR="00AE3559" w:rsidRPr="00AE3559">
        <w:t xml:space="preserve">00, </w:t>
      </w:r>
      <w:r w:rsidR="00137AC9">
        <w:t xml:space="preserve">stepped </w:t>
      </w:r>
      <w:r w:rsidR="00AE3559" w:rsidRPr="00AE3559">
        <w:t xml:space="preserve">HCD </w:t>
      </w:r>
      <w:r w:rsidR="00AE3559" w:rsidRPr="00AE3559">
        <w:lastRenderedPageBreak/>
        <w:t>collision energies (%): 30,60,90</w:t>
      </w:r>
      <w:r w:rsidR="00137AC9">
        <w:t xml:space="preserve">. </w:t>
      </w:r>
      <w:r w:rsidR="0022062F">
        <w:t>Data processing was carried out in Compound Discoverer version 3.3.3.200</w:t>
      </w:r>
      <w:r w:rsidR="00142D99">
        <w:t xml:space="preserve"> (</w:t>
      </w:r>
      <w:proofErr w:type="spellStart"/>
      <w:r w:rsidR="00142D99">
        <w:t>Thermo</w:t>
      </w:r>
      <w:proofErr w:type="spellEnd"/>
      <w:r w:rsidR="00142D99">
        <w:t xml:space="preserve"> Fisher Scientific)</w:t>
      </w:r>
      <w:r w:rsidR="004B3AF0">
        <w:t xml:space="preserve">. </w:t>
      </w:r>
      <w:r w:rsidR="00344167">
        <w:t>Where possible, m</w:t>
      </w:r>
      <w:r w:rsidR="004B3AF0">
        <w:t xml:space="preserve">etabolite annotation </w:t>
      </w:r>
      <w:r w:rsidR="00BA779F">
        <w:t>was based on matching of chromatographic retention time, exact mass</w:t>
      </w:r>
      <w:r w:rsidR="00994FEE">
        <w:t xml:space="preserve"> (</w:t>
      </w:r>
      <w:r w:rsidR="00994FEE" w:rsidRPr="005734BF">
        <w:t>+/-</w:t>
      </w:r>
      <w:r w:rsidR="00994FEE">
        <w:t xml:space="preserve"> 3</w:t>
      </w:r>
      <w:r w:rsidR="00994FEE" w:rsidRPr="005734BF">
        <w:t xml:space="preserve"> ppm</w:t>
      </w:r>
      <w:r w:rsidR="00994FEE">
        <w:t>)</w:t>
      </w:r>
      <w:r w:rsidR="00BA779F">
        <w:t xml:space="preserve"> and fragmentation spectrum </w:t>
      </w:r>
      <w:r w:rsidR="00AF4D13">
        <w:t xml:space="preserve">with those of authentic standards </w:t>
      </w:r>
      <w:r w:rsidR="00881D48">
        <w:t xml:space="preserve">for 643 metabolites </w:t>
      </w:r>
      <w:r w:rsidR="00AF4D13">
        <w:t>previously analysed on the system</w:t>
      </w:r>
      <w:r w:rsidR="00514E12">
        <w:t>,</w:t>
      </w:r>
      <w:r w:rsidR="00344167">
        <w:t xml:space="preserve"> using </w:t>
      </w:r>
      <w:proofErr w:type="spellStart"/>
      <w:r w:rsidR="006E6AF9">
        <w:t>mzVault</w:t>
      </w:r>
      <w:proofErr w:type="spellEnd"/>
      <w:r w:rsidR="006E6AF9">
        <w:t xml:space="preserve"> version 2.3 (</w:t>
      </w:r>
      <w:proofErr w:type="spellStart"/>
      <w:r w:rsidR="006E6AF9">
        <w:t>Ther</w:t>
      </w:r>
      <w:r w:rsidR="00344167">
        <w:t>m</w:t>
      </w:r>
      <w:r w:rsidR="006E6AF9">
        <w:t>o</w:t>
      </w:r>
      <w:proofErr w:type="spellEnd"/>
      <w:r w:rsidR="006E6AF9">
        <w:t xml:space="preserve"> Fisher Scientific) </w:t>
      </w:r>
      <w:r w:rsidR="002A53F3">
        <w:t>and</w:t>
      </w:r>
      <w:r w:rsidR="006E6AF9">
        <w:t xml:space="preserve"> </w:t>
      </w:r>
      <w:r w:rsidR="002A53F3">
        <w:t>a defined mass list</w:t>
      </w:r>
      <w:r w:rsidR="00AF4D13">
        <w:t>.</w:t>
      </w:r>
      <w:r w:rsidR="00E51892">
        <w:t xml:space="preserve"> </w:t>
      </w:r>
      <w:r w:rsidR="00356615">
        <w:t xml:space="preserve">Alternatively, </w:t>
      </w:r>
      <w:r w:rsidR="00E51892">
        <w:t xml:space="preserve">putative annotations were assigned </w:t>
      </w:r>
      <w:r w:rsidR="00994FEE">
        <w:t xml:space="preserve">following search against </w:t>
      </w:r>
      <w:proofErr w:type="spellStart"/>
      <w:r w:rsidR="00922B57">
        <w:t>mzCloud</w:t>
      </w:r>
      <w:proofErr w:type="spellEnd"/>
      <w:r w:rsidR="00922B57">
        <w:t xml:space="preserve"> (</w:t>
      </w:r>
      <w:proofErr w:type="spellStart"/>
      <w:r w:rsidR="00922B57">
        <w:t>Thermo</w:t>
      </w:r>
      <w:proofErr w:type="spellEnd"/>
      <w:r w:rsidR="00922B57">
        <w:t xml:space="preserve"> Fisher Scientific) </w:t>
      </w:r>
      <w:r w:rsidR="00994FEE">
        <w:t>and</w:t>
      </w:r>
      <w:r w:rsidR="00922B57">
        <w:t xml:space="preserve"> KEGG</w:t>
      </w:r>
      <w:r w:rsidR="00994FEE">
        <w:t xml:space="preserve"> databases</w:t>
      </w:r>
      <w:r w:rsidR="00510F93">
        <w:t>.</w:t>
      </w:r>
      <w:r w:rsidR="00AF127C">
        <w:t xml:space="preserve"> A</w:t>
      </w:r>
      <w:r w:rsidR="00311D9E">
        <w:t xml:space="preserve">ll metabolites discussed individually in the text were </w:t>
      </w:r>
      <w:r w:rsidR="00FF3F09">
        <w:t>matched to an in-house database entry</w:t>
      </w:r>
      <w:r w:rsidR="00AF127C">
        <w:t xml:space="preserve"> </w:t>
      </w:r>
      <w:proofErr w:type="gramStart"/>
      <w:r w:rsidR="00AF127C">
        <w:t>with the exception of</w:t>
      </w:r>
      <w:proofErr w:type="gramEnd"/>
      <w:r w:rsidR="00AF127C">
        <w:t xml:space="preserve"> lactate, which was matched to an entry in </w:t>
      </w:r>
      <w:proofErr w:type="spellStart"/>
      <w:r w:rsidR="00AF127C">
        <w:t>mzCloud</w:t>
      </w:r>
      <w:proofErr w:type="spellEnd"/>
      <w:r w:rsidR="00FF3F09">
        <w:t>.</w:t>
      </w:r>
      <w:ins w:id="359" w:author="Kenneth MacLeod (Staff)" w:date="2025-12-03T20:31:00Z" w16du:dateUtc="2025-12-03T20:31:00Z">
        <w:r w:rsidR="009E3F46">
          <w:t xml:space="preserve"> Pathways analysis was carried out using the </w:t>
        </w:r>
        <w:proofErr w:type="spellStart"/>
        <w:r w:rsidR="009E3F46">
          <w:t>Metabolika</w:t>
        </w:r>
        <w:proofErr w:type="spellEnd"/>
        <w:r w:rsidR="009E3F46">
          <w:t xml:space="preserve"> node in Compound Discoverer.</w:t>
        </w:r>
      </w:ins>
      <w:ins w:id="360" w:author="Kenneth MacLeod (Staff)" w:date="2025-12-04T15:43:00Z" w16du:dateUtc="2025-12-04T15:43:00Z">
        <w:r w:rsidR="0071609C">
          <w:t xml:space="preserve"> Pathways considered bio</w:t>
        </w:r>
      </w:ins>
      <w:ins w:id="361" w:author="Kenneth MacLeod (Staff)" w:date="2025-12-04T15:44:00Z" w16du:dateUtc="2025-12-04T15:44:00Z">
        <w:r w:rsidR="0071609C">
          <w:t>logically implausible, for example peptidoglycan</w:t>
        </w:r>
        <w:r w:rsidR="00A720F8">
          <w:t xml:space="preserve"> or chitin</w:t>
        </w:r>
        <w:r w:rsidR="0071609C">
          <w:t xml:space="preserve"> </w:t>
        </w:r>
        <w:r w:rsidR="00A720F8">
          <w:t xml:space="preserve">biosynthesis, were </w:t>
        </w:r>
        <w:r w:rsidR="00FA077A">
          <w:t>excluded.</w:t>
        </w:r>
      </w:ins>
    </w:p>
    <w:p w14:paraId="796D365B" w14:textId="77777777" w:rsidR="006E234B" w:rsidRDefault="006E234B" w:rsidP="00395A71">
      <w:pPr>
        <w:spacing w:after="0"/>
        <w:jc w:val="both"/>
      </w:pPr>
    </w:p>
    <w:p w14:paraId="217F0857" w14:textId="787D4E20" w:rsidR="006E234B" w:rsidRDefault="006E234B" w:rsidP="006E234B">
      <w:pPr>
        <w:spacing w:after="0"/>
        <w:jc w:val="both"/>
        <w:rPr>
          <w:b/>
          <w:bCs/>
        </w:rPr>
      </w:pPr>
      <w:r w:rsidRPr="006E234B">
        <w:rPr>
          <w:b/>
          <w:bCs/>
        </w:rPr>
        <w:t>Data Processing and Statistical Analysis</w:t>
      </w:r>
      <w:r>
        <w:rPr>
          <w:b/>
          <w:bCs/>
        </w:rPr>
        <w:t xml:space="preserve"> for Cytochrome b Signature Validation</w:t>
      </w:r>
    </w:p>
    <w:p w14:paraId="28010B32" w14:textId="6B7BD071" w:rsidR="006E234B" w:rsidRDefault="006E234B" w:rsidP="003571D9">
      <w:pPr>
        <w:spacing w:after="0"/>
        <w:jc w:val="both"/>
      </w:pPr>
      <w:r>
        <w:t xml:space="preserve">Mass spectrometry-derived peak areas were obtained using Compound Discoverer and transferred to a custom computational pipeline implemented in Python (v3.7) for statistical analysis. </w:t>
      </w:r>
      <w:ins w:id="362" w:author="Michele Tinti (Staff)" w:date="2025-12-08T13:38:00Z" w16du:dateUtc="2025-12-08T13:38:00Z">
        <w:r w:rsidR="003571D9">
          <w:t xml:space="preserve">Peak areas were log10-transformed and quantile normalised. To account for batch effects, the </w:t>
        </w:r>
        <w:proofErr w:type="spellStart"/>
        <w:r w:rsidR="003571D9">
          <w:t>removeBatchEffect</w:t>
        </w:r>
        <w:proofErr w:type="spellEnd"/>
        <w:r w:rsidR="003571D9">
          <w:t xml:space="preserve"> function from the </w:t>
        </w:r>
        <w:proofErr w:type="spellStart"/>
        <w:r w:rsidR="003571D9">
          <w:t>limma</w:t>
        </w:r>
        <w:proofErr w:type="spellEnd"/>
        <w:r w:rsidR="003571D9">
          <w:t xml:space="preserve"> package (v3.42) in R (v3.6.1) was applied with default parameters. The function was provided with a model matrix that encoded sample group information and a batch vector specifying batch assignments, allowing removal of technical batch effects while preserving biological variation</w:t>
        </w:r>
      </w:ins>
      <w:del w:id="363" w:author="Michele Tinti (Staff)" w:date="2025-12-08T13:33:00Z" w16du:dateUtc="2025-12-08T13:33:00Z">
        <w:r w:rsidDel="003571D9">
          <w:delText>Peak areas were log10-transformed, quantile normalised and, to account for batch effects in the experimental design, the removeBatchEffect function from the limma package (v3.42) in R (v3.6.1) was applied</w:delText>
        </w:r>
        <w:r w:rsidR="003571D9" w:rsidDel="003571D9">
          <w:delText xml:space="preserve"> </w:delText>
        </w:r>
        <w:r w:rsidDel="003571D9">
          <w:delText xml:space="preserve">. Sample grouping information </w:delText>
        </w:r>
      </w:del>
      <w:del w:id="364" w:author="Michele Tinti (Staff)" w:date="2025-12-08T13:31:00Z" w16du:dateUtc="2025-12-08T13:31:00Z">
        <w:r w:rsidDel="003571D9">
          <w:delText xml:space="preserve">was </w:delText>
        </w:r>
      </w:del>
      <w:del w:id="365" w:author="Michele Tinti (Staff)" w:date="2025-12-08T13:33:00Z" w16du:dateUtc="2025-12-08T13:33:00Z">
        <w:r w:rsidDel="003571D9">
          <w:delText>encoded using a model matrix and batch correction was applied while preserving biological variation</w:delText>
        </w:r>
      </w:del>
      <w:r>
        <w:t>. Principal Component Analysis (PCA) was performed on all 4</w:t>
      </w:r>
      <w:ins w:id="366" w:author="Kenneth MacLeod (Staff)" w:date="2025-12-04T10:27:00Z" w16du:dateUtc="2025-12-04T10:27:00Z">
        <w:r w:rsidR="00012BFC">
          <w:t>5</w:t>
        </w:r>
      </w:ins>
      <w:del w:id="367" w:author="Kenneth MacLeod (Staff)" w:date="2025-12-04T10:27:00Z" w16du:dateUtc="2025-12-04T10:27:00Z">
        <w:r w:rsidDel="00012BFC">
          <w:delText>6</w:delText>
        </w:r>
      </w:del>
      <w:r>
        <w:t xml:space="preserve"> metabolites using </w:t>
      </w:r>
      <w:r w:rsidR="00657DFB">
        <w:t>the</w:t>
      </w:r>
      <w:r>
        <w:t xml:space="preserve"> </w:t>
      </w:r>
      <w:proofErr w:type="spellStart"/>
      <w:r>
        <w:t>sklearn</w:t>
      </w:r>
      <w:proofErr w:type="spellEnd"/>
      <w:r>
        <w:t xml:space="preserve"> Python package </w:t>
      </w:r>
      <w:r w:rsidR="00657DFB">
        <w:t>(</w:t>
      </w:r>
      <w:r>
        <w:t>0.22</w:t>
      </w:r>
      <w:r w:rsidR="00657DFB">
        <w:t>)</w:t>
      </w:r>
      <w:r>
        <w:t>.</w:t>
      </w:r>
    </w:p>
    <w:p w14:paraId="2E6C9C90" w14:textId="77777777" w:rsidR="00467560" w:rsidRDefault="00467560" w:rsidP="00395A71">
      <w:pPr>
        <w:spacing w:after="0"/>
        <w:jc w:val="both"/>
      </w:pPr>
    </w:p>
    <w:p w14:paraId="287499C2" w14:textId="2780B4AA" w:rsidR="00EA7335" w:rsidRDefault="003A0911" w:rsidP="00395A71">
      <w:pPr>
        <w:spacing w:after="0"/>
        <w:jc w:val="both"/>
        <w:rPr>
          <w:b/>
          <w:bCs/>
        </w:rPr>
      </w:pPr>
      <w:r w:rsidRPr="003A0911">
        <w:rPr>
          <w:b/>
          <w:bCs/>
        </w:rPr>
        <w:t>Acknowledgements</w:t>
      </w:r>
    </w:p>
    <w:p w14:paraId="6D98B6E8" w14:textId="74FDBF65" w:rsidR="00EA7335" w:rsidRPr="00354DD2" w:rsidRDefault="00BE6D5B" w:rsidP="00395A71">
      <w:pPr>
        <w:spacing w:after="0"/>
        <w:jc w:val="both"/>
      </w:pPr>
      <w:r>
        <w:t>Thanks to Manu De Rycker for critical review of the manuscript.</w:t>
      </w:r>
    </w:p>
    <w:p w14:paraId="38733C00" w14:textId="77777777" w:rsidR="00354DD2" w:rsidRDefault="00354DD2" w:rsidP="00395A71">
      <w:pPr>
        <w:spacing w:after="0"/>
        <w:jc w:val="both"/>
        <w:rPr>
          <w:b/>
          <w:bCs/>
        </w:rPr>
      </w:pPr>
    </w:p>
    <w:p w14:paraId="0CC4BE5E" w14:textId="77777777" w:rsidR="0084238B" w:rsidRPr="00E60528" w:rsidRDefault="0084238B" w:rsidP="0084238B">
      <w:pPr>
        <w:spacing w:after="0"/>
        <w:jc w:val="both"/>
        <w:rPr>
          <w:b/>
          <w:bCs/>
        </w:rPr>
      </w:pPr>
      <w:r w:rsidRPr="00E60528">
        <w:rPr>
          <w:b/>
          <w:bCs/>
        </w:rPr>
        <w:t>Funding:</w:t>
      </w:r>
    </w:p>
    <w:p w14:paraId="75DCA5A6" w14:textId="458C0B84" w:rsidR="0084238B" w:rsidRDefault="0084238B" w:rsidP="0084238B">
      <w:pPr>
        <w:spacing w:after="0"/>
        <w:jc w:val="both"/>
      </w:pPr>
      <w:proofErr w:type="spellStart"/>
      <w:r>
        <w:lastRenderedPageBreak/>
        <w:t>Wellcome</w:t>
      </w:r>
      <w:proofErr w:type="spellEnd"/>
      <w:r>
        <w:t xml:space="preserve"> Trust Centre Award 203134/Z/16/Z (</w:t>
      </w:r>
      <w:r w:rsidR="000E1838">
        <w:t>SW</w:t>
      </w:r>
      <w:r w:rsidR="00B73904">
        <w:t>, KDR</w:t>
      </w:r>
      <w:r>
        <w:t>)</w:t>
      </w:r>
    </w:p>
    <w:p w14:paraId="2CCBC55F" w14:textId="77777777" w:rsidR="0084238B" w:rsidRDefault="0084238B" w:rsidP="0084238B">
      <w:pPr>
        <w:spacing w:after="0"/>
        <w:jc w:val="both"/>
      </w:pPr>
      <w:proofErr w:type="spellStart"/>
      <w:r>
        <w:t>Wellcome</w:t>
      </w:r>
      <w:proofErr w:type="spellEnd"/>
      <w:r>
        <w:t xml:space="preserve"> Trust portfolio Award 224024/Z/21/Z (KDR)</w:t>
      </w:r>
    </w:p>
    <w:p w14:paraId="205F8EED" w14:textId="77777777" w:rsidR="0084238B" w:rsidRDefault="0084238B" w:rsidP="0084238B">
      <w:pPr>
        <w:spacing w:after="0"/>
        <w:jc w:val="both"/>
      </w:pPr>
    </w:p>
    <w:p w14:paraId="26C9AE42" w14:textId="77777777" w:rsidR="0084238B" w:rsidRPr="00E60528" w:rsidRDefault="0084238B" w:rsidP="0084238B">
      <w:pPr>
        <w:spacing w:after="0"/>
        <w:jc w:val="both"/>
        <w:rPr>
          <w:b/>
          <w:bCs/>
        </w:rPr>
      </w:pPr>
      <w:r w:rsidRPr="00E60528">
        <w:rPr>
          <w:b/>
          <w:bCs/>
        </w:rPr>
        <w:t>Competing Interests</w:t>
      </w:r>
    </w:p>
    <w:p w14:paraId="7BC2C7D2" w14:textId="77777777" w:rsidR="0084238B" w:rsidRDefault="0084238B" w:rsidP="0084238B">
      <w:pPr>
        <w:spacing w:after="0"/>
        <w:jc w:val="both"/>
      </w:pPr>
      <w:r>
        <w:t>None</w:t>
      </w:r>
    </w:p>
    <w:p w14:paraId="503B13A5" w14:textId="2F5A946E" w:rsidR="008D1CBE" w:rsidRDefault="008D1CBE">
      <w:pPr>
        <w:rPr>
          <w:b/>
          <w:bCs/>
        </w:rPr>
      </w:pPr>
    </w:p>
    <w:p w14:paraId="0A07C0F5" w14:textId="2C9AF879" w:rsidR="00B61EBC" w:rsidRPr="003A0911" w:rsidRDefault="00B61EBC" w:rsidP="000C6C16">
      <w:pPr>
        <w:spacing w:after="0"/>
        <w:jc w:val="both"/>
        <w:rPr>
          <w:b/>
          <w:bCs/>
        </w:rPr>
      </w:pPr>
      <w:r w:rsidRPr="003A0911">
        <w:rPr>
          <w:b/>
          <w:bCs/>
        </w:rPr>
        <w:t>References</w:t>
      </w:r>
    </w:p>
    <w:p w14:paraId="14F027A9" w14:textId="1D6733B8" w:rsidR="00863AF3" w:rsidRPr="00863AF3" w:rsidRDefault="006947FB" w:rsidP="00863AF3">
      <w:pPr>
        <w:widowControl w:val="0"/>
        <w:autoSpaceDE w:val="0"/>
        <w:autoSpaceDN w:val="0"/>
        <w:adjustRightInd w:val="0"/>
        <w:spacing w:after="0" w:line="240" w:lineRule="auto"/>
        <w:ind w:left="640" w:hanging="640"/>
        <w:rPr>
          <w:rFonts w:ascii="Aptos" w:hAnsi="Aptos" w:cs="Times New Roman"/>
          <w:noProof/>
          <w:kern w:val="0"/>
        </w:rPr>
      </w:pPr>
      <w:r>
        <w:fldChar w:fldCharType="begin" w:fldLock="1"/>
      </w:r>
      <w:r>
        <w:instrText xml:space="preserve">ADDIN Mendeley Bibliography CSL_BIBLIOGRAPHY </w:instrText>
      </w:r>
      <w:r>
        <w:fldChar w:fldCharType="separate"/>
      </w:r>
      <w:r w:rsidR="00863AF3" w:rsidRPr="00863AF3">
        <w:rPr>
          <w:rFonts w:ascii="Aptos" w:hAnsi="Aptos" w:cs="Times New Roman"/>
          <w:noProof/>
          <w:kern w:val="0"/>
        </w:rPr>
        <w:t xml:space="preserve">1. </w:t>
      </w:r>
      <w:r w:rsidR="00863AF3" w:rsidRPr="00863AF3">
        <w:rPr>
          <w:rFonts w:ascii="Aptos" w:hAnsi="Aptos" w:cs="Times New Roman"/>
          <w:noProof/>
          <w:kern w:val="0"/>
        </w:rPr>
        <w:tab/>
        <w:t>World Health Organisation. Chagas disease (American trypanosomiasis) [Internet]. Available from: https://www.who.int/health-topics/chagas-disease</w:t>
      </w:r>
    </w:p>
    <w:p w14:paraId="5C2E30E5"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2. </w:t>
      </w:r>
      <w:r w:rsidRPr="00863AF3">
        <w:rPr>
          <w:rFonts w:ascii="Aptos" w:hAnsi="Aptos" w:cs="Times New Roman"/>
          <w:noProof/>
          <w:kern w:val="0"/>
        </w:rPr>
        <w:tab/>
        <w:t xml:space="preserve">Feilij H, Muller L, Gonzalez Cappa SM. Direct micromethod for diagnosis of acute and congenital Chagas’ disease. J Clin Microbiol. 1983;18(2):327–30. </w:t>
      </w:r>
    </w:p>
    <w:p w14:paraId="7316AB5D"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3. </w:t>
      </w:r>
      <w:r w:rsidRPr="00863AF3">
        <w:rPr>
          <w:rFonts w:ascii="Aptos" w:hAnsi="Aptos" w:cs="Times New Roman"/>
          <w:noProof/>
          <w:kern w:val="0"/>
        </w:rPr>
        <w:tab/>
        <w:t xml:space="preserve">Bern C. Chagas’ Disease. N Engl J Med. 2015;30(373):456–66. </w:t>
      </w:r>
    </w:p>
    <w:p w14:paraId="47B8F763"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4. </w:t>
      </w:r>
      <w:r w:rsidRPr="00863AF3">
        <w:rPr>
          <w:rFonts w:ascii="Aptos" w:hAnsi="Aptos" w:cs="Times New Roman"/>
          <w:noProof/>
          <w:kern w:val="0"/>
        </w:rPr>
        <w:tab/>
        <w:t xml:space="preserve">Sánchez-Valdéz FJ, Padilla A, Wang W, Orr D, Tarleton RL. Spontaneous dormancy protects trypanosoma cruzi during extended drug exposure. Elife. 2018;7:1–20. </w:t>
      </w:r>
    </w:p>
    <w:p w14:paraId="1DF75A52"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5. </w:t>
      </w:r>
      <w:r w:rsidRPr="00863AF3">
        <w:rPr>
          <w:rFonts w:ascii="Aptos" w:hAnsi="Aptos" w:cs="Times New Roman"/>
          <w:noProof/>
          <w:kern w:val="0"/>
        </w:rPr>
        <w:tab/>
        <w:t xml:space="preserve">Barrett MP, Kyle DE, Sibley LD, Radke JB, Tarleton RL. Protozoan persister-like cells and drug treatment failure. Nat Rev Microbiol. 2019;17(10):607–20. </w:t>
      </w:r>
    </w:p>
    <w:p w14:paraId="3550CEF6"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6. </w:t>
      </w:r>
      <w:r w:rsidRPr="00863AF3">
        <w:rPr>
          <w:rFonts w:ascii="Aptos" w:hAnsi="Aptos" w:cs="Times New Roman"/>
          <w:noProof/>
          <w:kern w:val="0"/>
        </w:rPr>
        <w:tab/>
        <w:t xml:space="preserve">Field MC, Horn D, Fairlamb AH, Ferguson MAJ, Gray DW, Read KD, et al. Anti-trypanosomatid drug discovery: An ongoing challenge and a continuing need. Nat Rev Microbiol. 2017;15(4):217–31. </w:t>
      </w:r>
    </w:p>
    <w:p w14:paraId="78207EAB"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7. </w:t>
      </w:r>
      <w:r w:rsidRPr="00863AF3">
        <w:rPr>
          <w:rFonts w:ascii="Aptos" w:hAnsi="Aptos" w:cs="Times New Roman"/>
          <w:noProof/>
          <w:kern w:val="0"/>
        </w:rPr>
        <w:tab/>
        <w:t xml:space="preserve">De Rycker M, Wyllie S, Horn D, Read KD, Gilbert IH. Anti-trypanosomatid drug discovery: progress and challenges. Nat Rev Microbiol. 2023;21(1):35–50. </w:t>
      </w:r>
    </w:p>
    <w:p w14:paraId="11A85505"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8. </w:t>
      </w:r>
      <w:r w:rsidRPr="00863AF3">
        <w:rPr>
          <w:rFonts w:ascii="Aptos" w:hAnsi="Aptos" w:cs="Times New Roman"/>
          <w:noProof/>
          <w:kern w:val="0"/>
        </w:rPr>
        <w:tab/>
        <w:t xml:space="preserve">Fairlamb AH, Wyllie S. The critical role of mode of action studies in kinetoplastid drug discovery. Front Drug Discov. 2023;3. </w:t>
      </w:r>
    </w:p>
    <w:p w14:paraId="01D24DB4"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9. </w:t>
      </w:r>
      <w:r w:rsidRPr="00863AF3">
        <w:rPr>
          <w:rFonts w:ascii="Aptos" w:hAnsi="Aptos" w:cs="Times New Roman"/>
          <w:noProof/>
          <w:kern w:val="0"/>
        </w:rPr>
        <w:tab/>
        <w:t xml:space="preserve">Riley J, Brand S, Voice M, Caballero I, Calvo D, Read KD. Development of a Fluorescence-based Trypanosoma cruzi CYP51 Inhibition Assay for Effective Compound Triaging in Drug Discovery Programmes for Chagas Disease. PLoS Negl Trop Dis. 2015;9(9):1–12. </w:t>
      </w:r>
    </w:p>
    <w:p w14:paraId="7BFB9E4C"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10. </w:t>
      </w:r>
      <w:r w:rsidRPr="00863AF3">
        <w:rPr>
          <w:rFonts w:ascii="Aptos" w:hAnsi="Aptos" w:cs="Times New Roman"/>
          <w:noProof/>
          <w:kern w:val="0"/>
        </w:rPr>
        <w:tab/>
        <w:t xml:space="preserve">Wall RJ, Carvalho S, Milne R, Bueren-Calabuig JA, Moniz S, Cantizani-Perez J, et al. The Qi Site of Cytochrome b is a Promiscuous Drug Target in Trypanosoma cruzi and Leishmania donovani. ACS Infect Dis. 2020;6(3):515–28. </w:t>
      </w:r>
    </w:p>
    <w:p w14:paraId="7EF4B462"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11. </w:t>
      </w:r>
      <w:r w:rsidRPr="00863AF3">
        <w:rPr>
          <w:rFonts w:ascii="Aptos" w:hAnsi="Aptos" w:cs="Times New Roman"/>
          <w:noProof/>
          <w:kern w:val="0"/>
        </w:rPr>
        <w:tab/>
        <w:t xml:space="preserve">Tulloch LB, Menzies SK, Coron RP, Roberts MD, Florence GJ, Smith TK. Direct and indirect approaches to identify drug modes of action. IUBMB Life. 2018;70(1):9–22. </w:t>
      </w:r>
    </w:p>
    <w:p w14:paraId="0CB8FE3A"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12. </w:t>
      </w:r>
      <w:r w:rsidRPr="00863AF3">
        <w:rPr>
          <w:rFonts w:ascii="Aptos" w:hAnsi="Aptos" w:cs="Times New Roman"/>
          <w:noProof/>
          <w:kern w:val="0"/>
        </w:rPr>
        <w:tab/>
        <w:t xml:space="preserve">Tounta V, Liu Y, Cheyne A, Larrouy-Maumus G. Metabolomics in infectious diseases and drug discovery. Mol Omi. 2021;17(3):376–93. </w:t>
      </w:r>
    </w:p>
    <w:p w14:paraId="2FFDBCD4"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13. </w:t>
      </w:r>
      <w:r w:rsidRPr="00863AF3">
        <w:rPr>
          <w:rFonts w:ascii="Aptos" w:hAnsi="Aptos" w:cs="Times New Roman"/>
          <w:noProof/>
          <w:kern w:val="0"/>
        </w:rPr>
        <w:tab/>
        <w:t xml:space="preserve">Creek DJ, Barrett MP. Determination of antiprotozoal drug mechanisms by metabolomics approaches. Parasitology. 2014;141(1):83–92. </w:t>
      </w:r>
    </w:p>
    <w:p w14:paraId="3441EEFA"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14. </w:t>
      </w:r>
      <w:r w:rsidRPr="00863AF3">
        <w:rPr>
          <w:rFonts w:ascii="Aptos" w:hAnsi="Aptos" w:cs="Times New Roman"/>
          <w:noProof/>
          <w:kern w:val="0"/>
        </w:rPr>
        <w:tab/>
        <w:t xml:space="preserve">Vincent IM, Barrett MP. Metabolomic-based strategies for anti-parasite drug discovery. J Biomol Screen. 2015;20(1):44–55. </w:t>
      </w:r>
    </w:p>
    <w:p w14:paraId="6079BE1E"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15. </w:t>
      </w:r>
      <w:r w:rsidRPr="00863AF3">
        <w:rPr>
          <w:rFonts w:ascii="Aptos" w:hAnsi="Aptos" w:cs="Times New Roman"/>
          <w:noProof/>
          <w:kern w:val="0"/>
        </w:rPr>
        <w:tab/>
        <w:t xml:space="preserve">Edgar RCS, Malcolm TR, Siddiqui G, Giannangelo C, Counihan NA, Challis M, et al. species antimalarial activity. 2024;15(6). </w:t>
      </w:r>
    </w:p>
    <w:p w14:paraId="397F61CF"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16. </w:t>
      </w:r>
      <w:r w:rsidRPr="00863AF3">
        <w:rPr>
          <w:rFonts w:ascii="Aptos" w:hAnsi="Aptos" w:cs="Times New Roman"/>
          <w:noProof/>
          <w:kern w:val="0"/>
        </w:rPr>
        <w:tab/>
        <w:t xml:space="preserve">Giannangelo C, Challis M, Siddiqui G, Edgar R, Malcolm T, Webb C, et al. Chemoproteomics validates selective targeting of Plasmodium M1 alanyl aminopeptidase as an antimalarial strategy. Elife. 2024;13:1–32. </w:t>
      </w:r>
    </w:p>
    <w:p w14:paraId="66D82507"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17. </w:t>
      </w:r>
      <w:r w:rsidRPr="00863AF3">
        <w:rPr>
          <w:rFonts w:ascii="Aptos" w:hAnsi="Aptos" w:cs="Times New Roman"/>
          <w:noProof/>
          <w:kern w:val="0"/>
        </w:rPr>
        <w:tab/>
        <w:t xml:space="preserve">Fall F, Mamede L, Schioppa L, Ledoux A, De Tullio P, Michels P, et al. Trypanosoma </w:t>
      </w:r>
      <w:r w:rsidRPr="00863AF3">
        <w:rPr>
          <w:rFonts w:ascii="Aptos" w:hAnsi="Aptos" w:cs="Times New Roman"/>
          <w:noProof/>
          <w:kern w:val="0"/>
        </w:rPr>
        <w:lastRenderedPageBreak/>
        <w:t xml:space="preserve">brucei: Metabolomics for analysis of cellular metabolism and drug discovery. Metabolomics. 2022;18(4):1–18. </w:t>
      </w:r>
    </w:p>
    <w:p w14:paraId="0D116DCA"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18. </w:t>
      </w:r>
      <w:r w:rsidRPr="00863AF3">
        <w:rPr>
          <w:rFonts w:ascii="Aptos" w:hAnsi="Aptos" w:cs="Times New Roman"/>
          <w:noProof/>
          <w:kern w:val="0"/>
        </w:rPr>
        <w:tab/>
        <w:t xml:space="preserve">Armitage EG, Godzien J, Pena I, López-Gonzálvez Á, Angulo S, Gradillas A, et al. Metabolic Clustering Analysis as a Strategy for Compound Selection in the Drug Discovery Pipeline for Leishmaniasis. ACS Chem Biol. 2018;13(5):1361–9. </w:t>
      </w:r>
    </w:p>
    <w:p w14:paraId="70AD959A"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19. </w:t>
      </w:r>
      <w:r w:rsidRPr="00863AF3">
        <w:rPr>
          <w:rFonts w:ascii="Aptos" w:hAnsi="Aptos" w:cs="Times New Roman"/>
          <w:noProof/>
          <w:kern w:val="0"/>
        </w:rPr>
        <w:tab/>
        <w:t xml:space="preserve">Allman EL, Painter HJ, Samra J, Carrasquilla M, Llinás M. Metabolomic profiling of the Malaria Box reveals antimalarial target pathways. Antimicrob Agents Chemother. 2016;60(11):6635–43. </w:t>
      </w:r>
    </w:p>
    <w:p w14:paraId="4E513020"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20. </w:t>
      </w:r>
      <w:r w:rsidRPr="00863AF3">
        <w:rPr>
          <w:rFonts w:ascii="Aptos" w:hAnsi="Aptos" w:cs="Times New Roman"/>
          <w:noProof/>
          <w:kern w:val="0"/>
        </w:rPr>
        <w:tab/>
        <w:t xml:space="preserve">Creek DJ, Chua HH, Cobbold SA, Nijagal B, MacRae JI, Dickerman BK, et al. Metabolomics-based screening of the Malaria Box reveals both novel and established mechanisms of action. Antimicrob Agents Chemother. 2016;60(11):6650–63. </w:t>
      </w:r>
    </w:p>
    <w:p w14:paraId="1BB02D25"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21. </w:t>
      </w:r>
      <w:r w:rsidRPr="00863AF3">
        <w:rPr>
          <w:rFonts w:ascii="Aptos" w:hAnsi="Aptos" w:cs="Times New Roman"/>
          <w:noProof/>
          <w:kern w:val="0"/>
        </w:rPr>
        <w:tab/>
        <w:t xml:space="preserve">Murithi JM, Owen ES, Istvan ES, Lee MCS, Ottilie S, Chibale K, et al. Combining Stage Specificity and Metabolomic Profiling to Advance Antimalarial Drug Discovery. Cell Chem Biol. 2020;27(2):158-171.e3. </w:t>
      </w:r>
    </w:p>
    <w:p w14:paraId="50C09F09"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22. </w:t>
      </w:r>
      <w:r w:rsidRPr="00863AF3">
        <w:rPr>
          <w:rFonts w:ascii="Aptos" w:hAnsi="Aptos" w:cs="Times New Roman"/>
          <w:noProof/>
          <w:kern w:val="0"/>
        </w:rPr>
        <w:tab/>
        <w:t xml:space="preserve">Simwela N V, Guiguemde WA, Straimer J, Regnault C, Stokes BH, Tavernelli LE, et al. A conserved metabolic signature associated with response to fast-acting anti-malarial agents. 2023;11(6). </w:t>
      </w:r>
    </w:p>
    <w:p w14:paraId="08A1F7C3"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23. </w:t>
      </w:r>
      <w:r w:rsidRPr="00863AF3">
        <w:rPr>
          <w:rFonts w:ascii="Aptos" w:hAnsi="Aptos" w:cs="Times New Roman"/>
          <w:noProof/>
          <w:kern w:val="0"/>
        </w:rPr>
        <w:tab/>
        <w:t xml:space="preserve">Halouska S, Fenton RJ, Barletta RG, Powers R. Predicting the in vivo mechanism of action for drug leads using NMR metabolomics. ACS Chem Biol. 2012;7(1):166–71. </w:t>
      </w:r>
    </w:p>
    <w:p w14:paraId="48AA9F00"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24. </w:t>
      </w:r>
      <w:r w:rsidRPr="00863AF3">
        <w:rPr>
          <w:rFonts w:ascii="Aptos" w:hAnsi="Aptos" w:cs="Times New Roman"/>
          <w:noProof/>
          <w:kern w:val="0"/>
        </w:rPr>
        <w:tab/>
        <w:t xml:space="preserve">Zampieri M, Szappanos B, Buchieri MV, Trauner A, Piazza I, Picotti P, et al. High-throughput metabolomic analysis predicts mode of action of uncharacterized antimicrobial compounds. Sci Transl Med. 2018;10(429):1–12. </w:t>
      </w:r>
    </w:p>
    <w:p w14:paraId="54A28E74"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25. </w:t>
      </w:r>
      <w:r w:rsidRPr="00863AF3">
        <w:rPr>
          <w:rFonts w:ascii="Aptos" w:hAnsi="Aptos" w:cs="Times New Roman"/>
          <w:noProof/>
          <w:kern w:val="0"/>
        </w:rPr>
        <w:tab/>
        <w:t xml:space="preserve">Hoerr V, Duggan GE, Zbytnuik L, Poon KKH, Große C, Neugebauer U, et al. Characterization and prediction of the mechanism of action of antibiotics through NMR metabolomics. BMC Microbiol. 2016;16(1):1–14. </w:t>
      </w:r>
    </w:p>
    <w:p w14:paraId="7B3FCE9B"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26. </w:t>
      </w:r>
      <w:r w:rsidRPr="00863AF3">
        <w:rPr>
          <w:rFonts w:ascii="Aptos" w:hAnsi="Aptos" w:cs="Times New Roman"/>
          <w:noProof/>
          <w:kern w:val="0"/>
        </w:rPr>
        <w:tab/>
        <w:t xml:space="preserve">Lim AST, Vincent IM, Barrett MP, Gilbert IH. Small Polar Hits against S. aureus: Screening, Initial Hit Optimization, and Metabolomic Studies. ACS Omega. 2019;4(21):19199–215. </w:t>
      </w:r>
    </w:p>
    <w:p w14:paraId="59E601AD"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27. </w:t>
      </w:r>
      <w:r w:rsidRPr="00863AF3">
        <w:rPr>
          <w:rFonts w:ascii="Aptos" w:hAnsi="Aptos" w:cs="Times New Roman"/>
          <w:noProof/>
          <w:kern w:val="0"/>
        </w:rPr>
        <w:tab/>
        <w:t xml:space="preserve">Peter Mitchell. Coupling of Phosphorylation to Electron and Hydrogen Transfer by a Chemi-Osmotic type of Mechanism. Nature. 1944;191:144–8. </w:t>
      </w:r>
    </w:p>
    <w:p w14:paraId="67DB1CF1"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28. </w:t>
      </w:r>
      <w:r w:rsidRPr="00863AF3">
        <w:rPr>
          <w:rFonts w:ascii="Aptos" w:hAnsi="Aptos" w:cs="Times New Roman"/>
          <w:noProof/>
          <w:kern w:val="0"/>
        </w:rPr>
        <w:tab/>
        <w:t xml:space="preserve">Feng M, Jin Y, Yang S, Joachim AM, Ning Y, Mori-Quiroz LM, et al. Sterol profiling of Leishmania parasites using a new HPLC-tandem mass spectrometry-based method and antifungal azoles as chemical probes reveals a key intermediate sterol that supports a branched ergosterol biosynthetic pathway. Int J Parasitol Drugs Drug Resist. 2022;20(July):27–42. </w:t>
      </w:r>
    </w:p>
    <w:p w14:paraId="5BF2343F"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29. </w:t>
      </w:r>
      <w:r w:rsidRPr="00863AF3">
        <w:rPr>
          <w:rFonts w:ascii="Aptos" w:hAnsi="Aptos" w:cs="Times New Roman"/>
          <w:noProof/>
          <w:kern w:val="0"/>
        </w:rPr>
        <w:tab/>
        <w:t xml:space="preserve">González S, Wall RJ, Thomas J, Braillard S, Brunori G, Díaz IC, et al. Short-course combination treatment for experimental chronic Chagas disease. Sci Transl Med. 2024;15(726). </w:t>
      </w:r>
    </w:p>
    <w:p w14:paraId="75CB47E6"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30. </w:t>
      </w:r>
      <w:r w:rsidRPr="00863AF3">
        <w:rPr>
          <w:rFonts w:ascii="Aptos" w:hAnsi="Aptos" w:cs="Times New Roman"/>
          <w:noProof/>
          <w:kern w:val="0"/>
        </w:rPr>
        <w:tab/>
        <w:t xml:space="preserve">Tulloch LB, Tawell H, Taylor AE, Lima ML, Dawson A, Carvalho S, et al. Anti-trypanosomal quinazolines targeting lysyl-tRNA-synthetase show partial efficacy in a mouse model of acute Chagas disease. Sci Transl Med. 2025;In press. </w:t>
      </w:r>
    </w:p>
    <w:p w14:paraId="12923BCB"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31. </w:t>
      </w:r>
      <w:r w:rsidRPr="00863AF3">
        <w:rPr>
          <w:rFonts w:ascii="Aptos" w:hAnsi="Aptos" w:cs="Times New Roman"/>
          <w:noProof/>
          <w:kern w:val="0"/>
        </w:rPr>
        <w:tab/>
        <w:t xml:space="preserve">Roberts AJ, Torrie LS, Wyllie S, Fairlamb AH. Biochemical and genetic characterization of Trypanosoma cruzi N-myristoyltransferase. Biochem J. 2014;459(2):323–32. </w:t>
      </w:r>
    </w:p>
    <w:p w14:paraId="0F0C8A54"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32. </w:t>
      </w:r>
      <w:r w:rsidRPr="00863AF3">
        <w:rPr>
          <w:rFonts w:ascii="Aptos" w:hAnsi="Aptos" w:cs="Times New Roman"/>
          <w:noProof/>
          <w:kern w:val="0"/>
        </w:rPr>
        <w:tab/>
        <w:t xml:space="preserve">Lima ML, Tulloch LB, Corpas-Lopez V, Carvalho S, Wall RJ, Milne R, et al. Identification of a Proteasome-Targeting Arylsulfonamide with Potential for the  Treatment of Chagas’ Disease. Antimicrob Agents Chemother. 2022 Jan;66(1):e0153521. </w:t>
      </w:r>
    </w:p>
    <w:p w14:paraId="6F23791A"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33. </w:t>
      </w:r>
      <w:r w:rsidRPr="00863AF3">
        <w:rPr>
          <w:rFonts w:ascii="Aptos" w:hAnsi="Aptos" w:cs="Times New Roman"/>
          <w:noProof/>
          <w:kern w:val="0"/>
        </w:rPr>
        <w:tab/>
        <w:t xml:space="preserve">Sumner LW, Amberg A, Barrett D, Beale MH, Beger R, Daykin CA, et al. Proposed minimum reporting standards for chemical analysis. Metabolomics. 2007;3(3):211–21. </w:t>
      </w:r>
    </w:p>
    <w:p w14:paraId="3EE9CA50"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34. </w:t>
      </w:r>
      <w:r w:rsidRPr="00863AF3">
        <w:rPr>
          <w:rFonts w:ascii="Aptos" w:hAnsi="Aptos" w:cs="Times New Roman"/>
          <w:noProof/>
          <w:kern w:val="0"/>
        </w:rPr>
        <w:tab/>
        <w:t xml:space="preserve">Lardy HA, Johnson D, McMurray WC. Antibiotics as tools for metabolic studies. I. A survey of toxic antibiotics in respiratory, phosphorylative and glycolytic systems. Arch Biochem Biophys. 1958;78(2):587–97. </w:t>
      </w:r>
    </w:p>
    <w:p w14:paraId="2A03403F"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lastRenderedPageBreak/>
        <w:t xml:space="preserve">35. </w:t>
      </w:r>
      <w:r w:rsidRPr="00863AF3">
        <w:rPr>
          <w:rFonts w:ascii="Aptos" w:hAnsi="Aptos" w:cs="Times New Roman"/>
          <w:noProof/>
          <w:kern w:val="0"/>
        </w:rPr>
        <w:tab/>
        <w:t xml:space="preserve">Karlish SJD, Avron M. Dinitrophenol and valinomycin as uncouplers in isolated chloroplasts. FEBS Lett. 1968;1(1):21–4. </w:t>
      </w:r>
    </w:p>
    <w:p w14:paraId="59C47AEA"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36. </w:t>
      </w:r>
      <w:r w:rsidRPr="00863AF3">
        <w:rPr>
          <w:rFonts w:ascii="Aptos" w:hAnsi="Aptos" w:cs="Times New Roman"/>
          <w:noProof/>
          <w:kern w:val="0"/>
        </w:rPr>
        <w:tab/>
        <w:t xml:space="preserve">Khare S, Roach SL, Barnes SW, Hoepfner D, Walker JR, Chatterjee AK, et al. Utilizing Chemical Genomics to Identify Cytochrome b as a Novel Drug Target for Chagas Disease. PLoS Pathog. 2015;11(7):1–22. </w:t>
      </w:r>
    </w:p>
    <w:p w14:paraId="61AC4E87"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37. </w:t>
      </w:r>
      <w:r w:rsidRPr="00863AF3">
        <w:rPr>
          <w:rFonts w:ascii="Aptos" w:hAnsi="Aptos" w:cs="Times New Roman"/>
          <w:noProof/>
          <w:kern w:val="0"/>
        </w:rPr>
        <w:tab/>
        <w:t xml:space="preserve">Ortiz D, Forquer I, Boitz J, Soysa R, Elya C, Fulwiler A, et al. Targeting the cytochrome bc1 complex of Leishmania parasites for discovery of novel drugs. Antimicrob Agents Chemother. 2016;60(8):4972–82. </w:t>
      </w:r>
    </w:p>
    <w:p w14:paraId="2A4D83FC"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38. </w:t>
      </w:r>
      <w:r w:rsidRPr="00863AF3">
        <w:rPr>
          <w:rFonts w:ascii="Aptos" w:hAnsi="Aptos" w:cs="Times New Roman"/>
          <w:noProof/>
          <w:kern w:val="0"/>
        </w:rPr>
        <w:tab/>
        <w:t xml:space="preserve">Tulloch LB, Carvalho S, Lima M, Wall RJ, Tinti M, Pinto EG, et al. RES-Seq—a barcoded library of drug-resistant Leishmania donovani allowing rapid assessment of cross-resistance and relative fitness. Antimicrob Chemother. 2023;14(6):1–15. </w:t>
      </w:r>
    </w:p>
    <w:p w14:paraId="7ACD2672"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39. </w:t>
      </w:r>
      <w:r w:rsidRPr="00863AF3">
        <w:rPr>
          <w:rFonts w:ascii="Aptos" w:hAnsi="Aptos" w:cs="Times New Roman"/>
          <w:noProof/>
          <w:kern w:val="0"/>
        </w:rPr>
        <w:tab/>
        <w:t xml:space="preserve">Saini S, Bharati K, Shaha C, Mukhopadhyay CK. Zinc depletion promotes apoptosis-like death in drug-sensitive and antimony-resistance Leishmania donovani. Sci Rep. 2017;7(1):1–14. </w:t>
      </w:r>
    </w:p>
    <w:p w14:paraId="2B48E3B1"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40. </w:t>
      </w:r>
      <w:r w:rsidRPr="00863AF3">
        <w:rPr>
          <w:rFonts w:ascii="Aptos" w:hAnsi="Aptos" w:cs="Times New Roman"/>
          <w:noProof/>
          <w:kern w:val="0"/>
        </w:rPr>
        <w:tab/>
        <w:t xml:space="preserve">Roberts AJ, Fairlamb AH. The N-myristoylome of Trypanosoma cruzi. Sci Rep. 2016;6(August):1–11. </w:t>
      </w:r>
    </w:p>
    <w:p w14:paraId="2653D5F1"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41. </w:t>
      </w:r>
      <w:r w:rsidRPr="00863AF3">
        <w:rPr>
          <w:rFonts w:ascii="Aptos" w:hAnsi="Aptos" w:cs="Times New Roman"/>
          <w:noProof/>
          <w:kern w:val="0"/>
        </w:rPr>
        <w:tab/>
        <w:t xml:space="preserve">Tassone G, Landi G, Linciano P, Francesconi V, Tonelli M, Tagliazucchi L, et al. Evidence of pyrimethamine and cycloguanil analogues as dual inhibitors of trypanosoma brucei pteridine reductase and dihydrofolate reductase. Pharmaceuticals. 2021;14(7). </w:t>
      </w:r>
    </w:p>
    <w:p w14:paraId="794353D1"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42. </w:t>
      </w:r>
      <w:r w:rsidRPr="00863AF3">
        <w:rPr>
          <w:rFonts w:ascii="Aptos" w:hAnsi="Aptos" w:cs="Times New Roman"/>
          <w:noProof/>
          <w:kern w:val="0"/>
        </w:rPr>
        <w:tab/>
        <w:t xml:space="preserve">Wyllie S, Foth BJ, Kelner A, Sokolova AY, Berriman M, Fairlamb AH. Nitroheterocyclic drug resistance mechanisms in Trypanosoma brucei. J Antimicrob Chemother. 2016;71(3):625–34. </w:t>
      </w:r>
    </w:p>
    <w:p w14:paraId="26F36DE4"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43. </w:t>
      </w:r>
      <w:r w:rsidRPr="00863AF3">
        <w:rPr>
          <w:rFonts w:ascii="Aptos" w:hAnsi="Aptos" w:cs="Times New Roman"/>
          <w:noProof/>
          <w:kern w:val="0"/>
        </w:rPr>
        <w:tab/>
        <w:t xml:space="preserve">Paradela LS, Wall RJ, Carvalho S, Chemi G, Corpas-Lopez V, Moynihan E, et al. Multiple unbiased approaches identify oxidosqualene cyclase as the molecular target of a promising anti-leishmanial. Cell Chem Biol. 2021;28(5):711-721.e8. </w:t>
      </w:r>
    </w:p>
    <w:p w14:paraId="63CB8C22"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44. </w:t>
      </w:r>
      <w:r w:rsidRPr="00863AF3">
        <w:rPr>
          <w:rFonts w:ascii="Aptos" w:hAnsi="Aptos" w:cs="Times New Roman"/>
          <w:noProof/>
          <w:kern w:val="0"/>
        </w:rPr>
        <w:tab/>
        <w:t xml:space="preserve">Torrie LS, Brand S, Robinson DA, Ko EJ, Stojanovski L, Simeons FRC, et al. Chemical Validation of Methionyl-tRNA Synthetase as a Druggable Target in Leishmania donovani. ACS Infect Dis. 2017;3(10):718–27. </w:t>
      </w:r>
    </w:p>
    <w:p w14:paraId="12CBD90F"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45. </w:t>
      </w:r>
      <w:r w:rsidRPr="00863AF3">
        <w:rPr>
          <w:rFonts w:ascii="Aptos" w:hAnsi="Aptos" w:cs="Times New Roman"/>
          <w:noProof/>
          <w:kern w:val="0"/>
        </w:rPr>
        <w:tab/>
        <w:t xml:space="preserve">Wall RJ, Rico E, Lukac I, Zuccotto F, Elg S, Gilbert IH, et al. Clinical and veterinary trypanocidal benzoxaboroles target CPSF3. Proc Natl Acad Sci U S A. 2018;115(38):9616–21. </w:t>
      </w:r>
    </w:p>
    <w:p w14:paraId="3152CCB9"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46. </w:t>
      </w:r>
      <w:r w:rsidRPr="00863AF3">
        <w:rPr>
          <w:rFonts w:ascii="Aptos" w:hAnsi="Aptos" w:cs="Times New Roman"/>
          <w:noProof/>
          <w:kern w:val="0"/>
        </w:rPr>
        <w:tab/>
        <w:t xml:space="preserve">Marques A, Marques A, Nakayasu E, Almeida I. Purification of extracellular and intracellular amastigotes of Trypanosoma cruzi from mammalian host-infected cells. Protoc Exch. 2011;8–13. </w:t>
      </w:r>
    </w:p>
    <w:p w14:paraId="5084987E" w14:textId="77777777" w:rsidR="00863AF3" w:rsidRPr="00863AF3" w:rsidRDefault="00863AF3" w:rsidP="00863AF3">
      <w:pPr>
        <w:widowControl w:val="0"/>
        <w:autoSpaceDE w:val="0"/>
        <w:autoSpaceDN w:val="0"/>
        <w:adjustRightInd w:val="0"/>
        <w:spacing w:after="0" w:line="240" w:lineRule="auto"/>
        <w:ind w:left="640" w:hanging="640"/>
        <w:rPr>
          <w:rFonts w:ascii="Aptos" w:hAnsi="Aptos" w:cs="Times New Roman"/>
          <w:noProof/>
          <w:kern w:val="0"/>
        </w:rPr>
      </w:pPr>
      <w:r w:rsidRPr="00863AF3">
        <w:rPr>
          <w:rFonts w:ascii="Aptos" w:hAnsi="Aptos" w:cs="Times New Roman"/>
          <w:noProof/>
          <w:kern w:val="0"/>
        </w:rPr>
        <w:t xml:space="preserve">47. </w:t>
      </w:r>
      <w:r w:rsidRPr="00863AF3">
        <w:rPr>
          <w:rFonts w:ascii="Aptos" w:hAnsi="Aptos" w:cs="Times New Roman"/>
          <w:noProof/>
          <w:kern w:val="0"/>
        </w:rPr>
        <w:tab/>
        <w:t xml:space="preserve">Olmo F, Jayawardhana S, Atherton R, Kelly J. A Rapid Method for Purifying Intact Trypanosoma cruzi Amastigotes from Host Cells, In Vitro and In Vivo, for Downstream ‘Omic Analysis. Methods Mol Biol. 2026;(2982):395–408. </w:t>
      </w:r>
    </w:p>
    <w:p w14:paraId="09DAF7F6" w14:textId="77777777" w:rsidR="00863AF3" w:rsidRPr="00863AF3" w:rsidRDefault="00863AF3" w:rsidP="00863AF3">
      <w:pPr>
        <w:widowControl w:val="0"/>
        <w:autoSpaceDE w:val="0"/>
        <w:autoSpaceDN w:val="0"/>
        <w:adjustRightInd w:val="0"/>
        <w:spacing w:after="0" w:line="240" w:lineRule="auto"/>
        <w:ind w:left="640" w:hanging="640"/>
        <w:rPr>
          <w:rFonts w:ascii="Aptos" w:hAnsi="Aptos"/>
          <w:noProof/>
        </w:rPr>
      </w:pPr>
      <w:r w:rsidRPr="00863AF3">
        <w:rPr>
          <w:rFonts w:ascii="Aptos" w:hAnsi="Aptos" w:cs="Times New Roman"/>
          <w:noProof/>
          <w:kern w:val="0"/>
        </w:rPr>
        <w:t xml:space="preserve">48. </w:t>
      </w:r>
      <w:r w:rsidRPr="00863AF3">
        <w:rPr>
          <w:rFonts w:ascii="Aptos" w:hAnsi="Aptos" w:cs="Times New Roman"/>
          <w:noProof/>
          <w:kern w:val="0"/>
        </w:rPr>
        <w:tab/>
        <w:t xml:space="preserve">T’Kindt R, Jankevics A, Scheltema RA, Zheng L, Watson DG, Dujardin JC, et al. Towards an unbiased metabolic profiling of protozoan parasites: Optimisation of a Leishmania sampling protocol for HILIC-orbitrap analysis. Anal Bioanal Chem. 2010;398(5):2059–69. </w:t>
      </w:r>
    </w:p>
    <w:p w14:paraId="17AA9494" w14:textId="40222D66" w:rsidR="00A6423F" w:rsidRDefault="006947FB" w:rsidP="000C6C16">
      <w:pPr>
        <w:spacing w:after="0"/>
        <w:jc w:val="both"/>
      </w:pPr>
      <w:r>
        <w:fldChar w:fldCharType="end"/>
      </w:r>
    </w:p>
    <w:sectPr w:rsidR="00A6423F" w:rsidSect="0041367B">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1" w:author="Kenneth MacLeod (Staff)" w:date="2025-12-04T11:27:00Z" w:initials="KM">
    <w:p w14:paraId="74CB05D6" w14:textId="77777777" w:rsidR="00AF645E" w:rsidRDefault="00AF645E" w:rsidP="00AF645E">
      <w:pPr>
        <w:pStyle w:val="CommentText"/>
      </w:pPr>
      <w:r>
        <w:rPr>
          <w:rStyle w:val="CommentReference"/>
        </w:rPr>
        <w:annotationRef/>
      </w:r>
      <w:r>
        <w:t>Add columns to this table rather than supplementary?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CB05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C09D22" w16cex:dateUtc="2025-12-04T11: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CB05D6" w16cid:durableId="72C09D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0635E" w14:textId="77777777" w:rsidR="007B6915" w:rsidRDefault="007B6915" w:rsidP="00B64B86">
      <w:pPr>
        <w:spacing w:after="0" w:line="240" w:lineRule="auto"/>
      </w:pPr>
      <w:r>
        <w:separator/>
      </w:r>
    </w:p>
  </w:endnote>
  <w:endnote w:type="continuationSeparator" w:id="0">
    <w:p w14:paraId="0795CD52" w14:textId="77777777" w:rsidR="007B6915" w:rsidRDefault="007B6915" w:rsidP="00B64B86">
      <w:pPr>
        <w:spacing w:after="0" w:line="240" w:lineRule="auto"/>
      </w:pPr>
      <w:r>
        <w:continuationSeparator/>
      </w:r>
    </w:p>
  </w:endnote>
  <w:endnote w:type="continuationNotice" w:id="1">
    <w:p w14:paraId="28486508" w14:textId="77777777" w:rsidR="007B6915" w:rsidRDefault="007B69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180F8" w14:textId="77777777" w:rsidR="007B6915" w:rsidRDefault="007B6915" w:rsidP="00B64B86">
      <w:pPr>
        <w:spacing w:after="0" w:line="240" w:lineRule="auto"/>
      </w:pPr>
      <w:r>
        <w:separator/>
      </w:r>
    </w:p>
  </w:footnote>
  <w:footnote w:type="continuationSeparator" w:id="0">
    <w:p w14:paraId="52C4C776" w14:textId="77777777" w:rsidR="007B6915" w:rsidRDefault="007B6915" w:rsidP="00B64B86">
      <w:pPr>
        <w:spacing w:after="0" w:line="240" w:lineRule="auto"/>
      </w:pPr>
      <w:r>
        <w:continuationSeparator/>
      </w:r>
    </w:p>
  </w:footnote>
  <w:footnote w:type="continuationNotice" w:id="1">
    <w:p w14:paraId="3D3EB15F" w14:textId="77777777" w:rsidR="007B6915" w:rsidRDefault="007B691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2057D"/>
    <w:multiLevelType w:val="hybridMultilevel"/>
    <w:tmpl w:val="52BA07BC"/>
    <w:lvl w:ilvl="0" w:tplc="3296030E">
      <w:start w:val="1"/>
      <w:numFmt w:val="decimal"/>
      <w:lvlText w:val="%1."/>
      <w:lvlJc w:val="left"/>
      <w:pPr>
        <w:ind w:left="720" w:hanging="360"/>
      </w:pPr>
    </w:lvl>
    <w:lvl w:ilvl="1" w:tplc="A2A412C6">
      <w:start w:val="1"/>
      <w:numFmt w:val="decimal"/>
      <w:lvlText w:val="%2."/>
      <w:lvlJc w:val="left"/>
      <w:pPr>
        <w:ind w:left="720" w:hanging="360"/>
      </w:pPr>
    </w:lvl>
    <w:lvl w:ilvl="2" w:tplc="9AFADE10">
      <w:start w:val="1"/>
      <w:numFmt w:val="decimal"/>
      <w:lvlText w:val="%3."/>
      <w:lvlJc w:val="left"/>
      <w:pPr>
        <w:ind w:left="720" w:hanging="360"/>
      </w:pPr>
    </w:lvl>
    <w:lvl w:ilvl="3" w:tplc="B9B4D1BA">
      <w:start w:val="1"/>
      <w:numFmt w:val="decimal"/>
      <w:lvlText w:val="%4."/>
      <w:lvlJc w:val="left"/>
      <w:pPr>
        <w:ind w:left="720" w:hanging="360"/>
      </w:pPr>
    </w:lvl>
    <w:lvl w:ilvl="4" w:tplc="56AC55F2">
      <w:start w:val="1"/>
      <w:numFmt w:val="decimal"/>
      <w:lvlText w:val="%5."/>
      <w:lvlJc w:val="left"/>
      <w:pPr>
        <w:ind w:left="720" w:hanging="360"/>
      </w:pPr>
    </w:lvl>
    <w:lvl w:ilvl="5" w:tplc="B8A8A072">
      <w:start w:val="1"/>
      <w:numFmt w:val="decimal"/>
      <w:lvlText w:val="%6."/>
      <w:lvlJc w:val="left"/>
      <w:pPr>
        <w:ind w:left="720" w:hanging="360"/>
      </w:pPr>
    </w:lvl>
    <w:lvl w:ilvl="6" w:tplc="D920452E">
      <w:start w:val="1"/>
      <w:numFmt w:val="decimal"/>
      <w:lvlText w:val="%7."/>
      <w:lvlJc w:val="left"/>
      <w:pPr>
        <w:ind w:left="720" w:hanging="360"/>
      </w:pPr>
    </w:lvl>
    <w:lvl w:ilvl="7" w:tplc="7B8082BC">
      <w:start w:val="1"/>
      <w:numFmt w:val="decimal"/>
      <w:lvlText w:val="%8."/>
      <w:lvlJc w:val="left"/>
      <w:pPr>
        <w:ind w:left="720" w:hanging="360"/>
      </w:pPr>
    </w:lvl>
    <w:lvl w:ilvl="8" w:tplc="F944315E">
      <w:start w:val="1"/>
      <w:numFmt w:val="decimal"/>
      <w:lvlText w:val="%9."/>
      <w:lvlJc w:val="left"/>
      <w:pPr>
        <w:ind w:left="720" w:hanging="360"/>
      </w:pPr>
    </w:lvl>
  </w:abstractNum>
  <w:num w:numId="1" w16cid:durableId="7148902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neth MacLeod (Staff)">
    <w15:presenceInfo w15:providerId="AD" w15:userId="S::KAZMacLeod@dundee.ac.uk::280adda1-1150-4e15-aa28-f49e46dbbb3f"/>
  </w15:person>
  <w15:person w15:author="Michele Tinti (Staff)">
    <w15:presenceInfo w15:providerId="AD" w15:userId="S::MTinti@dundee.ac.uk::78c5142b-b85a-4972-b78e-76e711e7d0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EBC"/>
    <w:rsid w:val="000012D0"/>
    <w:rsid w:val="00001FC2"/>
    <w:rsid w:val="000031CA"/>
    <w:rsid w:val="00003E8C"/>
    <w:rsid w:val="0000409A"/>
    <w:rsid w:val="00004BC7"/>
    <w:rsid w:val="00006569"/>
    <w:rsid w:val="00006AB8"/>
    <w:rsid w:val="00010A55"/>
    <w:rsid w:val="00011D60"/>
    <w:rsid w:val="0001228D"/>
    <w:rsid w:val="00012312"/>
    <w:rsid w:val="00012BFC"/>
    <w:rsid w:val="0001313E"/>
    <w:rsid w:val="00013A47"/>
    <w:rsid w:val="0001404C"/>
    <w:rsid w:val="000143CD"/>
    <w:rsid w:val="0001463B"/>
    <w:rsid w:val="000149ED"/>
    <w:rsid w:val="00016ED3"/>
    <w:rsid w:val="00020AEB"/>
    <w:rsid w:val="000212B3"/>
    <w:rsid w:val="00021BE9"/>
    <w:rsid w:val="00021D16"/>
    <w:rsid w:val="00023D5D"/>
    <w:rsid w:val="000249B7"/>
    <w:rsid w:val="00026C7A"/>
    <w:rsid w:val="000271D4"/>
    <w:rsid w:val="00030E61"/>
    <w:rsid w:val="00031C35"/>
    <w:rsid w:val="000328AD"/>
    <w:rsid w:val="00033391"/>
    <w:rsid w:val="00033664"/>
    <w:rsid w:val="000339BF"/>
    <w:rsid w:val="00037A48"/>
    <w:rsid w:val="00040903"/>
    <w:rsid w:val="00042980"/>
    <w:rsid w:val="0004553B"/>
    <w:rsid w:val="00045DCD"/>
    <w:rsid w:val="00046082"/>
    <w:rsid w:val="00046BBE"/>
    <w:rsid w:val="000479D9"/>
    <w:rsid w:val="00047C20"/>
    <w:rsid w:val="0005298B"/>
    <w:rsid w:val="00052AF3"/>
    <w:rsid w:val="00055D35"/>
    <w:rsid w:val="00055F5B"/>
    <w:rsid w:val="00056E76"/>
    <w:rsid w:val="00056F88"/>
    <w:rsid w:val="00056FA6"/>
    <w:rsid w:val="000578A7"/>
    <w:rsid w:val="00061E39"/>
    <w:rsid w:val="00061F57"/>
    <w:rsid w:val="0006364C"/>
    <w:rsid w:val="00063E26"/>
    <w:rsid w:val="0006472B"/>
    <w:rsid w:val="000668A7"/>
    <w:rsid w:val="000668D7"/>
    <w:rsid w:val="0006696D"/>
    <w:rsid w:val="0006719A"/>
    <w:rsid w:val="00067B14"/>
    <w:rsid w:val="0007063C"/>
    <w:rsid w:val="00070A3F"/>
    <w:rsid w:val="00073D36"/>
    <w:rsid w:val="0007410A"/>
    <w:rsid w:val="00074891"/>
    <w:rsid w:val="00076641"/>
    <w:rsid w:val="0007766D"/>
    <w:rsid w:val="00080026"/>
    <w:rsid w:val="00080395"/>
    <w:rsid w:val="00080E44"/>
    <w:rsid w:val="000810C9"/>
    <w:rsid w:val="00082777"/>
    <w:rsid w:val="000856C3"/>
    <w:rsid w:val="00086923"/>
    <w:rsid w:val="00087D64"/>
    <w:rsid w:val="00090EF9"/>
    <w:rsid w:val="00091A4C"/>
    <w:rsid w:val="000932F7"/>
    <w:rsid w:val="00093620"/>
    <w:rsid w:val="000938B0"/>
    <w:rsid w:val="00093D1F"/>
    <w:rsid w:val="00093F2C"/>
    <w:rsid w:val="00094925"/>
    <w:rsid w:val="00095D4A"/>
    <w:rsid w:val="00096411"/>
    <w:rsid w:val="00096593"/>
    <w:rsid w:val="0009727F"/>
    <w:rsid w:val="000A13C3"/>
    <w:rsid w:val="000A3408"/>
    <w:rsid w:val="000A445A"/>
    <w:rsid w:val="000A5D2F"/>
    <w:rsid w:val="000B3754"/>
    <w:rsid w:val="000B50B6"/>
    <w:rsid w:val="000B6631"/>
    <w:rsid w:val="000C04CA"/>
    <w:rsid w:val="000C08C3"/>
    <w:rsid w:val="000C1983"/>
    <w:rsid w:val="000C2A05"/>
    <w:rsid w:val="000C3748"/>
    <w:rsid w:val="000C6C16"/>
    <w:rsid w:val="000C6DD0"/>
    <w:rsid w:val="000C7F41"/>
    <w:rsid w:val="000D1080"/>
    <w:rsid w:val="000D19CB"/>
    <w:rsid w:val="000D2AED"/>
    <w:rsid w:val="000D3CCA"/>
    <w:rsid w:val="000D3E7D"/>
    <w:rsid w:val="000D5D8B"/>
    <w:rsid w:val="000E1838"/>
    <w:rsid w:val="000E3297"/>
    <w:rsid w:val="000E3389"/>
    <w:rsid w:val="000E359B"/>
    <w:rsid w:val="000E41CB"/>
    <w:rsid w:val="000E43E7"/>
    <w:rsid w:val="000E4F31"/>
    <w:rsid w:val="000E5416"/>
    <w:rsid w:val="000E57E8"/>
    <w:rsid w:val="000E5EFD"/>
    <w:rsid w:val="000E6992"/>
    <w:rsid w:val="000E74B7"/>
    <w:rsid w:val="000F06B6"/>
    <w:rsid w:val="000F08ED"/>
    <w:rsid w:val="000F236A"/>
    <w:rsid w:val="000F27FD"/>
    <w:rsid w:val="000F6021"/>
    <w:rsid w:val="000F70AA"/>
    <w:rsid w:val="001025F4"/>
    <w:rsid w:val="00102CAC"/>
    <w:rsid w:val="00103E79"/>
    <w:rsid w:val="001040E5"/>
    <w:rsid w:val="00104741"/>
    <w:rsid w:val="001047BD"/>
    <w:rsid w:val="00104AD7"/>
    <w:rsid w:val="001050B4"/>
    <w:rsid w:val="001052F8"/>
    <w:rsid w:val="00105828"/>
    <w:rsid w:val="0010600A"/>
    <w:rsid w:val="00106A8E"/>
    <w:rsid w:val="00106D5A"/>
    <w:rsid w:val="001136CB"/>
    <w:rsid w:val="00115322"/>
    <w:rsid w:val="001172CB"/>
    <w:rsid w:val="001228BD"/>
    <w:rsid w:val="00122F2A"/>
    <w:rsid w:val="00124126"/>
    <w:rsid w:val="001253C7"/>
    <w:rsid w:val="001257C6"/>
    <w:rsid w:val="00127603"/>
    <w:rsid w:val="00127737"/>
    <w:rsid w:val="00127E54"/>
    <w:rsid w:val="00130525"/>
    <w:rsid w:val="00130C87"/>
    <w:rsid w:val="001334D3"/>
    <w:rsid w:val="00133B10"/>
    <w:rsid w:val="001345BD"/>
    <w:rsid w:val="001347E5"/>
    <w:rsid w:val="00135861"/>
    <w:rsid w:val="00137AC9"/>
    <w:rsid w:val="001418A6"/>
    <w:rsid w:val="00141DC8"/>
    <w:rsid w:val="0014264A"/>
    <w:rsid w:val="00142D99"/>
    <w:rsid w:val="001436D4"/>
    <w:rsid w:val="00145542"/>
    <w:rsid w:val="00146475"/>
    <w:rsid w:val="00146608"/>
    <w:rsid w:val="00146CA9"/>
    <w:rsid w:val="0014769D"/>
    <w:rsid w:val="00147D1E"/>
    <w:rsid w:val="00150095"/>
    <w:rsid w:val="00150401"/>
    <w:rsid w:val="0015072A"/>
    <w:rsid w:val="001519C7"/>
    <w:rsid w:val="00151D82"/>
    <w:rsid w:val="00153572"/>
    <w:rsid w:val="001548E8"/>
    <w:rsid w:val="0015681C"/>
    <w:rsid w:val="00156B5F"/>
    <w:rsid w:val="00156CC5"/>
    <w:rsid w:val="0015746D"/>
    <w:rsid w:val="001611C3"/>
    <w:rsid w:val="00162EF4"/>
    <w:rsid w:val="00163E16"/>
    <w:rsid w:val="00164E4C"/>
    <w:rsid w:val="001652D8"/>
    <w:rsid w:val="00167473"/>
    <w:rsid w:val="0016796E"/>
    <w:rsid w:val="00167FB9"/>
    <w:rsid w:val="00170EF2"/>
    <w:rsid w:val="00171E27"/>
    <w:rsid w:val="001723F1"/>
    <w:rsid w:val="0017293E"/>
    <w:rsid w:val="001729BB"/>
    <w:rsid w:val="00172AC9"/>
    <w:rsid w:val="001744C4"/>
    <w:rsid w:val="0017489A"/>
    <w:rsid w:val="001749E7"/>
    <w:rsid w:val="0017571F"/>
    <w:rsid w:val="00176954"/>
    <w:rsid w:val="00176F58"/>
    <w:rsid w:val="00182ECA"/>
    <w:rsid w:val="001831F3"/>
    <w:rsid w:val="0018342A"/>
    <w:rsid w:val="0018687F"/>
    <w:rsid w:val="001871C0"/>
    <w:rsid w:val="0019006C"/>
    <w:rsid w:val="001914E9"/>
    <w:rsid w:val="00191FF5"/>
    <w:rsid w:val="001932B5"/>
    <w:rsid w:val="00194D7B"/>
    <w:rsid w:val="00194F0F"/>
    <w:rsid w:val="00195235"/>
    <w:rsid w:val="00195543"/>
    <w:rsid w:val="00195F37"/>
    <w:rsid w:val="0019709E"/>
    <w:rsid w:val="001978FA"/>
    <w:rsid w:val="00197A08"/>
    <w:rsid w:val="001A18D0"/>
    <w:rsid w:val="001A3F14"/>
    <w:rsid w:val="001A4608"/>
    <w:rsid w:val="001A660A"/>
    <w:rsid w:val="001A7447"/>
    <w:rsid w:val="001A753A"/>
    <w:rsid w:val="001A7A86"/>
    <w:rsid w:val="001B11BF"/>
    <w:rsid w:val="001B1614"/>
    <w:rsid w:val="001B1CA5"/>
    <w:rsid w:val="001B1F0A"/>
    <w:rsid w:val="001B35B4"/>
    <w:rsid w:val="001B4E29"/>
    <w:rsid w:val="001B5053"/>
    <w:rsid w:val="001B568B"/>
    <w:rsid w:val="001B5AA8"/>
    <w:rsid w:val="001B5B8C"/>
    <w:rsid w:val="001B79DC"/>
    <w:rsid w:val="001B7DFF"/>
    <w:rsid w:val="001C01F5"/>
    <w:rsid w:val="001C0AAA"/>
    <w:rsid w:val="001C158F"/>
    <w:rsid w:val="001C185D"/>
    <w:rsid w:val="001C22C9"/>
    <w:rsid w:val="001C27B9"/>
    <w:rsid w:val="001C293B"/>
    <w:rsid w:val="001C2FCB"/>
    <w:rsid w:val="001C3E51"/>
    <w:rsid w:val="001C66A1"/>
    <w:rsid w:val="001C68DD"/>
    <w:rsid w:val="001C6BD8"/>
    <w:rsid w:val="001D0D42"/>
    <w:rsid w:val="001D314B"/>
    <w:rsid w:val="001D4678"/>
    <w:rsid w:val="001D53A9"/>
    <w:rsid w:val="001D583F"/>
    <w:rsid w:val="001D5C77"/>
    <w:rsid w:val="001D6A33"/>
    <w:rsid w:val="001D6E8B"/>
    <w:rsid w:val="001D7B02"/>
    <w:rsid w:val="001E0531"/>
    <w:rsid w:val="001E0601"/>
    <w:rsid w:val="001E14F4"/>
    <w:rsid w:val="001E19F1"/>
    <w:rsid w:val="001E5DF1"/>
    <w:rsid w:val="001E6CC2"/>
    <w:rsid w:val="001E6DFD"/>
    <w:rsid w:val="001F0EAA"/>
    <w:rsid w:val="001F1046"/>
    <w:rsid w:val="001F105D"/>
    <w:rsid w:val="001F19F7"/>
    <w:rsid w:val="001F3E9D"/>
    <w:rsid w:val="001F4568"/>
    <w:rsid w:val="001F4842"/>
    <w:rsid w:val="001F4B49"/>
    <w:rsid w:val="001F56AD"/>
    <w:rsid w:val="001F6609"/>
    <w:rsid w:val="001F6AD3"/>
    <w:rsid w:val="001F6F0C"/>
    <w:rsid w:val="00200196"/>
    <w:rsid w:val="00200286"/>
    <w:rsid w:val="002008A1"/>
    <w:rsid w:val="00200E33"/>
    <w:rsid w:val="00201598"/>
    <w:rsid w:val="00201DAC"/>
    <w:rsid w:val="00201ED9"/>
    <w:rsid w:val="00203E4C"/>
    <w:rsid w:val="002048BA"/>
    <w:rsid w:val="00206483"/>
    <w:rsid w:val="00206F6B"/>
    <w:rsid w:val="00212952"/>
    <w:rsid w:val="00213A3E"/>
    <w:rsid w:val="0022062F"/>
    <w:rsid w:val="00222D5A"/>
    <w:rsid w:val="00223D68"/>
    <w:rsid w:val="00225909"/>
    <w:rsid w:val="002260B9"/>
    <w:rsid w:val="00227B4F"/>
    <w:rsid w:val="00227CF5"/>
    <w:rsid w:val="00227E46"/>
    <w:rsid w:val="00230C59"/>
    <w:rsid w:val="00232BF8"/>
    <w:rsid w:val="002344A2"/>
    <w:rsid w:val="00234749"/>
    <w:rsid w:val="00234D05"/>
    <w:rsid w:val="00235B70"/>
    <w:rsid w:val="002374B3"/>
    <w:rsid w:val="00237682"/>
    <w:rsid w:val="002400F4"/>
    <w:rsid w:val="0024035A"/>
    <w:rsid w:val="0024076A"/>
    <w:rsid w:val="00240EB9"/>
    <w:rsid w:val="002412F9"/>
    <w:rsid w:val="00241382"/>
    <w:rsid w:val="00243217"/>
    <w:rsid w:val="00243ECC"/>
    <w:rsid w:val="002445FE"/>
    <w:rsid w:val="00245244"/>
    <w:rsid w:val="002456DF"/>
    <w:rsid w:val="00245861"/>
    <w:rsid w:val="00246B6B"/>
    <w:rsid w:val="00246E3F"/>
    <w:rsid w:val="002474F7"/>
    <w:rsid w:val="00250CD2"/>
    <w:rsid w:val="00252031"/>
    <w:rsid w:val="0025472D"/>
    <w:rsid w:val="0025589D"/>
    <w:rsid w:val="00255EB2"/>
    <w:rsid w:val="00255ECF"/>
    <w:rsid w:val="00256632"/>
    <w:rsid w:val="0025796A"/>
    <w:rsid w:val="00257B44"/>
    <w:rsid w:val="002606C0"/>
    <w:rsid w:val="00262815"/>
    <w:rsid w:val="00262CFC"/>
    <w:rsid w:val="0026328A"/>
    <w:rsid w:val="002642B6"/>
    <w:rsid w:val="00265A2D"/>
    <w:rsid w:val="00265BDE"/>
    <w:rsid w:val="00266297"/>
    <w:rsid w:val="0027247F"/>
    <w:rsid w:val="0027253F"/>
    <w:rsid w:val="00273B97"/>
    <w:rsid w:val="00274850"/>
    <w:rsid w:val="0027520D"/>
    <w:rsid w:val="00276AF7"/>
    <w:rsid w:val="00280551"/>
    <w:rsid w:val="00280629"/>
    <w:rsid w:val="00280913"/>
    <w:rsid w:val="00281345"/>
    <w:rsid w:val="00281451"/>
    <w:rsid w:val="00286BC9"/>
    <w:rsid w:val="00287BA4"/>
    <w:rsid w:val="00290442"/>
    <w:rsid w:val="00290E69"/>
    <w:rsid w:val="0029148F"/>
    <w:rsid w:val="002915FF"/>
    <w:rsid w:val="0029304C"/>
    <w:rsid w:val="00293984"/>
    <w:rsid w:val="002947AE"/>
    <w:rsid w:val="0029575E"/>
    <w:rsid w:val="00296646"/>
    <w:rsid w:val="0029689D"/>
    <w:rsid w:val="002977F1"/>
    <w:rsid w:val="002A01B7"/>
    <w:rsid w:val="002A11BB"/>
    <w:rsid w:val="002A1728"/>
    <w:rsid w:val="002A1917"/>
    <w:rsid w:val="002A1F0E"/>
    <w:rsid w:val="002A2161"/>
    <w:rsid w:val="002A2B52"/>
    <w:rsid w:val="002A300C"/>
    <w:rsid w:val="002A36EE"/>
    <w:rsid w:val="002A48C4"/>
    <w:rsid w:val="002A4B7D"/>
    <w:rsid w:val="002A53F3"/>
    <w:rsid w:val="002A562B"/>
    <w:rsid w:val="002A61B2"/>
    <w:rsid w:val="002A7489"/>
    <w:rsid w:val="002B0370"/>
    <w:rsid w:val="002B0F66"/>
    <w:rsid w:val="002B13E1"/>
    <w:rsid w:val="002B17C8"/>
    <w:rsid w:val="002B765E"/>
    <w:rsid w:val="002C0695"/>
    <w:rsid w:val="002C06A9"/>
    <w:rsid w:val="002C0727"/>
    <w:rsid w:val="002C116C"/>
    <w:rsid w:val="002C172C"/>
    <w:rsid w:val="002C1EE9"/>
    <w:rsid w:val="002C20DC"/>
    <w:rsid w:val="002C2344"/>
    <w:rsid w:val="002C2790"/>
    <w:rsid w:val="002C2900"/>
    <w:rsid w:val="002C2CD6"/>
    <w:rsid w:val="002C36FA"/>
    <w:rsid w:val="002C38DB"/>
    <w:rsid w:val="002C3CE1"/>
    <w:rsid w:val="002C3DD4"/>
    <w:rsid w:val="002C4C8E"/>
    <w:rsid w:val="002C4D20"/>
    <w:rsid w:val="002C5B36"/>
    <w:rsid w:val="002C679B"/>
    <w:rsid w:val="002C6F12"/>
    <w:rsid w:val="002C6F5D"/>
    <w:rsid w:val="002C7102"/>
    <w:rsid w:val="002D01A2"/>
    <w:rsid w:val="002D07AF"/>
    <w:rsid w:val="002D3C9F"/>
    <w:rsid w:val="002D4803"/>
    <w:rsid w:val="002D51BC"/>
    <w:rsid w:val="002D6644"/>
    <w:rsid w:val="002D75DC"/>
    <w:rsid w:val="002D76B4"/>
    <w:rsid w:val="002E0E41"/>
    <w:rsid w:val="002E0FE4"/>
    <w:rsid w:val="002E1DBE"/>
    <w:rsid w:val="002E337B"/>
    <w:rsid w:val="002E368F"/>
    <w:rsid w:val="002E4689"/>
    <w:rsid w:val="002E6335"/>
    <w:rsid w:val="002E64EE"/>
    <w:rsid w:val="002E671A"/>
    <w:rsid w:val="002E6E23"/>
    <w:rsid w:val="002E7567"/>
    <w:rsid w:val="002F0562"/>
    <w:rsid w:val="002F13CE"/>
    <w:rsid w:val="002F1DB0"/>
    <w:rsid w:val="002F241E"/>
    <w:rsid w:val="002F455C"/>
    <w:rsid w:val="002F49B2"/>
    <w:rsid w:val="002F4D23"/>
    <w:rsid w:val="002F4F19"/>
    <w:rsid w:val="002F5026"/>
    <w:rsid w:val="002F60DA"/>
    <w:rsid w:val="002F6304"/>
    <w:rsid w:val="003024F3"/>
    <w:rsid w:val="0030348B"/>
    <w:rsid w:val="00304299"/>
    <w:rsid w:val="00304FFF"/>
    <w:rsid w:val="0030510D"/>
    <w:rsid w:val="00306ADF"/>
    <w:rsid w:val="00306FB2"/>
    <w:rsid w:val="00307F54"/>
    <w:rsid w:val="0031073D"/>
    <w:rsid w:val="00310DD1"/>
    <w:rsid w:val="00311D9E"/>
    <w:rsid w:val="003125C7"/>
    <w:rsid w:val="003134C5"/>
    <w:rsid w:val="003139E2"/>
    <w:rsid w:val="00314942"/>
    <w:rsid w:val="00314DEB"/>
    <w:rsid w:val="00315822"/>
    <w:rsid w:val="00317828"/>
    <w:rsid w:val="00317DA7"/>
    <w:rsid w:val="003201D5"/>
    <w:rsid w:val="00321F05"/>
    <w:rsid w:val="0032217E"/>
    <w:rsid w:val="00322592"/>
    <w:rsid w:val="00322C7F"/>
    <w:rsid w:val="003232CF"/>
    <w:rsid w:val="00323B36"/>
    <w:rsid w:val="00323DE5"/>
    <w:rsid w:val="00325841"/>
    <w:rsid w:val="00325D55"/>
    <w:rsid w:val="00325EB2"/>
    <w:rsid w:val="00330FEC"/>
    <w:rsid w:val="003314F1"/>
    <w:rsid w:val="00332C0A"/>
    <w:rsid w:val="00333AC0"/>
    <w:rsid w:val="00333EAE"/>
    <w:rsid w:val="0033580D"/>
    <w:rsid w:val="00335825"/>
    <w:rsid w:val="003367C5"/>
    <w:rsid w:val="003368B1"/>
    <w:rsid w:val="00336A20"/>
    <w:rsid w:val="003379F4"/>
    <w:rsid w:val="00341987"/>
    <w:rsid w:val="003426D8"/>
    <w:rsid w:val="00343A35"/>
    <w:rsid w:val="00343BF4"/>
    <w:rsid w:val="00344167"/>
    <w:rsid w:val="0034447B"/>
    <w:rsid w:val="00344C2E"/>
    <w:rsid w:val="00345B39"/>
    <w:rsid w:val="0034635B"/>
    <w:rsid w:val="00346628"/>
    <w:rsid w:val="0034700A"/>
    <w:rsid w:val="003470BB"/>
    <w:rsid w:val="003513DA"/>
    <w:rsid w:val="003516A8"/>
    <w:rsid w:val="00352B8F"/>
    <w:rsid w:val="0035364A"/>
    <w:rsid w:val="00354DD2"/>
    <w:rsid w:val="003556B0"/>
    <w:rsid w:val="00356615"/>
    <w:rsid w:val="00356FCE"/>
    <w:rsid w:val="003571D9"/>
    <w:rsid w:val="00360115"/>
    <w:rsid w:val="00360338"/>
    <w:rsid w:val="00360893"/>
    <w:rsid w:val="00360BDF"/>
    <w:rsid w:val="00360D62"/>
    <w:rsid w:val="003618EB"/>
    <w:rsid w:val="00361ED3"/>
    <w:rsid w:val="00363110"/>
    <w:rsid w:val="00363A53"/>
    <w:rsid w:val="003643C2"/>
    <w:rsid w:val="00364586"/>
    <w:rsid w:val="00364918"/>
    <w:rsid w:val="00365585"/>
    <w:rsid w:val="003656E7"/>
    <w:rsid w:val="003659E2"/>
    <w:rsid w:val="003662FD"/>
    <w:rsid w:val="00366ED1"/>
    <w:rsid w:val="0036701B"/>
    <w:rsid w:val="00367816"/>
    <w:rsid w:val="003678D8"/>
    <w:rsid w:val="003707BB"/>
    <w:rsid w:val="0037165E"/>
    <w:rsid w:val="00371B17"/>
    <w:rsid w:val="00374921"/>
    <w:rsid w:val="00374FBC"/>
    <w:rsid w:val="00375326"/>
    <w:rsid w:val="003759BA"/>
    <w:rsid w:val="00377626"/>
    <w:rsid w:val="003777E3"/>
    <w:rsid w:val="00377B37"/>
    <w:rsid w:val="00380B78"/>
    <w:rsid w:val="00381754"/>
    <w:rsid w:val="003819FB"/>
    <w:rsid w:val="00382F23"/>
    <w:rsid w:val="0038488D"/>
    <w:rsid w:val="00385106"/>
    <w:rsid w:val="00386018"/>
    <w:rsid w:val="00386BDD"/>
    <w:rsid w:val="00387C4F"/>
    <w:rsid w:val="00390E77"/>
    <w:rsid w:val="00391F27"/>
    <w:rsid w:val="003930C7"/>
    <w:rsid w:val="00393CCA"/>
    <w:rsid w:val="00394AB0"/>
    <w:rsid w:val="00395A71"/>
    <w:rsid w:val="00395FC0"/>
    <w:rsid w:val="003A08D0"/>
    <w:rsid w:val="003A0911"/>
    <w:rsid w:val="003A28D2"/>
    <w:rsid w:val="003A41A0"/>
    <w:rsid w:val="003A7703"/>
    <w:rsid w:val="003B0025"/>
    <w:rsid w:val="003B29B3"/>
    <w:rsid w:val="003B3AAC"/>
    <w:rsid w:val="003B3B43"/>
    <w:rsid w:val="003B66F2"/>
    <w:rsid w:val="003B6877"/>
    <w:rsid w:val="003C0807"/>
    <w:rsid w:val="003C17E0"/>
    <w:rsid w:val="003C1974"/>
    <w:rsid w:val="003C2E33"/>
    <w:rsid w:val="003C3011"/>
    <w:rsid w:val="003C316C"/>
    <w:rsid w:val="003D12DE"/>
    <w:rsid w:val="003D136C"/>
    <w:rsid w:val="003D3D45"/>
    <w:rsid w:val="003D59B5"/>
    <w:rsid w:val="003D6A9F"/>
    <w:rsid w:val="003E0251"/>
    <w:rsid w:val="003E0D2F"/>
    <w:rsid w:val="003E11A8"/>
    <w:rsid w:val="003E144A"/>
    <w:rsid w:val="003E32AD"/>
    <w:rsid w:val="003E38A9"/>
    <w:rsid w:val="003E4EAF"/>
    <w:rsid w:val="003E5199"/>
    <w:rsid w:val="003E5CF8"/>
    <w:rsid w:val="003E6535"/>
    <w:rsid w:val="003E6887"/>
    <w:rsid w:val="003E6B51"/>
    <w:rsid w:val="003E6CED"/>
    <w:rsid w:val="003E7E23"/>
    <w:rsid w:val="003F0A79"/>
    <w:rsid w:val="003F121F"/>
    <w:rsid w:val="003F1C4E"/>
    <w:rsid w:val="003F1D55"/>
    <w:rsid w:val="003F247F"/>
    <w:rsid w:val="003F33E4"/>
    <w:rsid w:val="003F39D7"/>
    <w:rsid w:val="003F426E"/>
    <w:rsid w:val="003F427F"/>
    <w:rsid w:val="003F45C5"/>
    <w:rsid w:val="003F4FD7"/>
    <w:rsid w:val="003F618C"/>
    <w:rsid w:val="003F6AB8"/>
    <w:rsid w:val="003F7818"/>
    <w:rsid w:val="0040167E"/>
    <w:rsid w:val="00403838"/>
    <w:rsid w:val="00403D4A"/>
    <w:rsid w:val="00403F1C"/>
    <w:rsid w:val="004115DE"/>
    <w:rsid w:val="00412529"/>
    <w:rsid w:val="00412911"/>
    <w:rsid w:val="0041367B"/>
    <w:rsid w:val="00413E55"/>
    <w:rsid w:val="00414565"/>
    <w:rsid w:val="0041658C"/>
    <w:rsid w:val="00417055"/>
    <w:rsid w:val="0042100F"/>
    <w:rsid w:val="00421058"/>
    <w:rsid w:val="00422CAA"/>
    <w:rsid w:val="0042479F"/>
    <w:rsid w:val="00424862"/>
    <w:rsid w:val="00424B85"/>
    <w:rsid w:val="0042613B"/>
    <w:rsid w:val="00426579"/>
    <w:rsid w:val="00427B61"/>
    <w:rsid w:val="00427CA3"/>
    <w:rsid w:val="00430EDC"/>
    <w:rsid w:val="00430F30"/>
    <w:rsid w:val="00432AE1"/>
    <w:rsid w:val="00434555"/>
    <w:rsid w:val="004371BB"/>
    <w:rsid w:val="0043784F"/>
    <w:rsid w:val="00437E3A"/>
    <w:rsid w:val="004405C3"/>
    <w:rsid w:val="004416FF"/>
    <w:rsid w:val="00443033"/>
    <w:rsid w:val="0044396E"/>
    <w:rsid w:val="00444834"/>
    <w:rsid w:val="00444C38"/>
    <w:rsid w:val="004454D6"/>
    <w:rsid w:val="00446AB8"/>
    <w:rsid w:val="00446D8A"/>
    <w:rsid w:val="004473C2"/>
    <w:rsid w:val="00450F5D"/>
    <w:rsid w:val="004519EC"/>
    <w:rsid w:val="00452978"/>
    <w:rsid w:val="00452B2B"/>
    <w:rsid w:val="00452E25"/>
    <w:rsid w:val="00453A94"/>
    <w:rsid w:val="00453C11"/>
    <w:rsid w:val="00455CC1"/>
    <w:rsid w:val="00455DFA"/>
    <w:rsid w:val="004560EA"/>
    <w:rsid w:val="004569AE"/>
    <w:rsid w:val="00457CC4"/>
    <w:rsid w:val="00457D96"/>
    <w:rsid w:val="00460172"/>
    <w:rsid w:val="004643C2"/>
    <w:rsid w:val="00464769"/>
    <w:rsid w:val="0046607A"/>
    <w:rsid w:val="004665B7"/>
    <w:rsid w:val="00466E32"/>
    <w:rsid w:val="00467560"/>
    <w:rsid w:val="0046798B"/>
    <w:rsid w:val="00470837"/>
    <w:rsid w:val="004718F8"/>
    <w:rsid w:val="004724DB"/>
    <w:rsid w:val="00473707"/>
    <w:rsid w:val="00473CD8"/>
    <w:rsid w:val="00474B81"/>
    <w:rsid w:val="00475F8A"/>
    <w:rsid w:val="00476458"/>
    <w:rsid w:val="00477EE0"/>
    <w:rsid w:val="004823DF"/>
    <w:rsid w:val="004825EB"/>
    <w:rsid w:val="00482BE1"/>
    <w:rsid w:val="00487F0C"/>
    <w:rsid w:val="004905D9"/>
    <w:rsid w:val="0049323E"/>
    <w:rsid w:val="004940F5"/>
    <w:rsid w:val="00494BBB"/>
    <w:rsid w:val="004967B2"/>
    <w:rsid w:val="004A0053"/>
    <w:rsid w:val="004A1B8A"/>
    <w:rsid w:val="004A2FB5"/>
    <w:rsid w:val="004A31A5"/>
    <w:rsid w:val="004A385D"/>
    <w:rsid w:val="004A509A"/>
    <w:rsid w:val="004A7650"/>
    <w:rsid w:val="004A7849"/>
    <w:rsid w:val="004B00FE"/>
    <w:rsid w:val="004B0875"/>
    <w:rsid w:val="004B0C41"/>
    <w:rsid w:val="004B1A69"/>
    <w:rsid w:val="004B1BEA"/>
    <w:rsid w:val="004B1D8F"/>
    <w:rsid w:val="004B1EE9"/>
    <w:rsid w:val="004B1F58"/>
    <w:rsid w:val="004B23BD"/>
    <w:rsid w:val="004B2AC8"/>
    <w:rsid w:val="004B2DDA"/>
    <w:rsid w:val="004B31C0"/>
    <w:rsid w:val="004B3AF0"/>
    <w:rsid w:val="004B4331"/>
    <w:rsid w:val="004B58DB"/>
    <w:rsid w:val="004B5AAC"/>
    <w:rsid w:val="004B6FFA"/>
    <w:rsid w:val="004C04C3"/>
    <w:rsid w:val="004C078A"/>
    <w:rsid w:val="004C149D"/>
    <w:rsid w:val="004C193F"/>
    <w:rsid w:val="004C2433"/>
    <w:rsid w:val="004C24C4"/>
    <w:rsid w:val="004C28B9"/>
    <w:rsid w:val="004C31B0"/>
    <w:rsid w:val="004C4176"/>
    <w:rsid w:val="004C52E4"/>
    <w:rsid w:val="004C7644"/>
    <w:rsid w:val="004C7E55"/>
    <w:rsid w:val="004D11C1"/>
    <w:rsid w:val="004D1C27"/>
    <w:rsid w:val="004D2167"/>
    <w:rsid w:val="004D34B5"/>
    <w:rsid w:val="004D49D7"/>
    <w:rsid w:val="004D5C5D"/>
    <w:rsid w:val="004D6BFB"/>
    <w:rsid w:val="004D6EBA"/>
    <w:rsid w:val="004D7709"/>
    <w:rsid w:val="004D7941"/>
    <w:rsid w:val="004D7EF2"/>
    <w:rsid w:val="004E2F29"/>
    <w:rsid w:val="004E4858"/>
    <w:rsid w:val="004E48F0"/>
    <w:rsid w:val="004E4F61"/>
    <w:rsid w:val="004E58CC"/>
    <w:rsid w:val="004E6320"/>
    <w:rsid w:val="004E6461"/>
    <w:rsid w:val="004E6590"/>
    <w:rsid w:val="004E7A4C"/>
    <w:rsid w:val="004E7D23"/>
    <w:rsid w:val="004F1529"/>
    <w:rsid w:val="004F2BEA"/>
    <w:rsid w:val="004F3D19"/>
    <w:rsid w:val="004F3FC7"/>
    <w:rsid w:val="004F54A7"/>
    <w:rsid w:val="004F6167"/>
    <w:rsid w:val="004F66F7"/>
    <w:rsid w:val="004F7763"/>
    <w:rsid w:val="004F7DDD"/>
    <w:rsid w:val="005001E4"/>
    <w:rsid w:val="005008FD"/>
    <w:rsid w:val="0050111A"/>
    <w:rsid w:val="005036D3"/>
    <w:rsid w:val="00503799"/>
    <w:rsid w:val="00503FBF"/>
    <w:rsid w:val="005045CA"/>
    <w:rsid w:val="00504641"/>
    <w:rsid w:val="0050568B"/>
    <w:rsid w:val="005061AA"/>
    <w:rsid w:val="00506CD3"/>
    <w:rsid w:val="00507A26"/>
    <w:rsid w:val="00510F93"/>
    <w:rsid w:val="00511519"/>
    <w:rsid w:val="00511638"/>
    <w:rsid w:val="005117FA"/>
    <w:rsid w:val="005120CB"/>
    <w:rsid w:val="00513176"/>
    <w:rsid w:val="00513EE0"/>
    <w:rsid w:val="0051442B"/>
    <w:rsid w:val="00514D95"/>
    <w:rsid w:val="00514E12"/>
    <w:rsid w:val="005159D8"/>
    <w:rsid w:val="005160B8"/>
    <w:rsid w:val="00517D71"/>
    <w:rsid w:val="00520C80"/>
    <w:rsid w:val="0052287D"/>
    <w:rsid w:val="005228A2"/>
    <w:rsid w:val="00522E6B"/>
    <w:rsid w:val="00524967"/>
    <w:rsid w:val="00525730"/>
    <w:rsid w:val="00532AEE"/>
    <w:rsid w:val="00532C0B"/>
    <w:rsid w:val="005330EF"/>
    <w:rsid w:val="005337AE"/>
    <w:rsid w:val="00533B4F"/>
    <w:rsid w:val="00533FF5"/>
    <w:rsid w:val="0053595E"/>
    <w:rsid w:val="005362BD"/>
    <w:rsid w:val="00537295"/>
    <w:rsid w:val="005378E8"/>
    <w:rsid w:val="005415D3"/>
    <w:rsid w:val="005417D3"/>
    <w:rsid w:val="00541C40"/>
    <w:rsid w:val="005427AB"/>
    <w:rsid w:val="00542DAD"/>
    <w:rsid w:val="005438C5"/>
    <w:rsid w:val="005449F2"/>
    <w:rsid w:val="0054537E"/>
    <w:rsid w:val="005459C3"/>
    <w:rsid w:val="00545CF2"/>
    <w:rsid w:val="00546D39"/>
    <w:rsid w:val="00547C17"/>
    <w:rsid w:val="005507ED"/>
    <w:rsid w:val="00551ECF"/>
    <w:rsid w:val="0055226E"/>
    <w:rsid w:val="0055306E"/>
    <w:rsid w:val="00553110"/>
    <w:rsid w:val="00554777"/>
    <w:rsid w:val="005548EE"/>
    <w:rsid w:val="00557A0B"/>
    <w:rsid w:val="005601BC"/>
    <w:rsid w:val="00560832"/>
    <w:rsid w:val="005617C3"/>
    <w:rsid w:val="0056303F"/>
    <w:rsid w:val="0056429F"/>
    <w:rsid w:val="00564421"/>
    <w:rsid w:val="00564BD5"/>
    <w:rsid w:val="00567069"/>
    <w:rsid w:val="00567208"/>
    <w:rsid w:val="005706B4"/>
    <w:rsid w:val="00570DAB"/>
    <w:rsid w:val="005715FB"/>
    <w:rsid w:val="00571B9D"/>
    <w:rsid w:val="00573024"/>
    <w:rsid w:val="005734BF"/>
    <w:rsid w:val="00573E80"/>
    <w:rsid w:val="005741AA"/>
    <w:rsid w:val="00575773"/>
    <w:rsid w:val="005768A6"/>
    <w:rsid w:val="0057761F"/>
    <w:rsid w:val="0058050B"/>
    <w:rsid w:val="00581C7F"/>
    <w:rsid w:val="00582E40"/>
    <w:rsid w:val="00584D3B"/>
    <w:rsid w:val="00585142"/>
    <w:rsid w:val="005869D5"/>
    <w:rsid w:val="00587484"/>
    <w:rsid w:val="00591A9D"/>
    <w:rsid w:val="00592175"/>
    <w:rsid w:val="00595F47"/>
    <w:rsid w:val="00596091"/>
    <w:rsid w:val="005969A9"/>
    <w:rsid w:val="005969D6"/>
    <w:rsid w:val="00596B92"/>
    <w:rsid w:val="005A3507"/>
    <w:rsid w:val="005A49A1"/>
    <w:rsid w:val="005A5672"/>
    <w:rsid w:val="005A79ED"/>
    <w:rsid w:val="005B0712"/>
    <w:rsid w:val="005B09C5"/>
    <w:rsid w:val="005B1577"/>
    <w:rsid w:val="005B1E71"/>
    <w:rsid w:val="005B20EC"/>
    <w:rsid w:val="005B2535"/>
    <w:rsid w:val="005B3F9E"/>
    <w:rsid w:val="005B457E"/>
    <w:rsid w:val="005B4A66"/>
    <w:rsid w:val="005B5D6D"/>
    <w:rsid w:val="005C00AE"/>
    <w:rsid w:val="005C1E53"/>
    <w:rsid w:val="005C4F59"/>
    <w:rsid w:val="005C5696"/>
    <w:rsid w:val="005C5729"/>
    <w:rsid w:val="005C5758"/>
    <w:rsid w:val="005C7137"/>
    <w:rsid w:val="005C71E9"/>
    <w:rsid w:val="005D13A3"/>
    <w:rsid w:val="005D21DD"/>
    <w:rsid w:val="005D3330"/>
    <w:rsid w:val="005D430D"/>
    <w:rsid w:val="005D52FA"/>
    <w:rsid w:val="005D6750"/>
    <w:rsid w:val="005D69B8"/>
    <w:rsid w:val="005D6B52"/>
    <w:rsid w:val="005E1334"/>
    <w:rsid w:val="005E1EF4"/>
    <w:rsid w:val="005E3A8B"/>
    <w:rsid w:val="005E406E"/>
    <w:rsid w:val="005E4267"/>
    <w:rsid w:val="005E44A5"/>
    <w:rsid w:val="005E45B2"/>
    <w:rsid w:val="005E588B"/>
    <w:rsid w:val="005E5BC3"/>
    <w:rsid w:val="005E643D"/>
    <w:rsid w:val="005E6B2D"/>
    <w:rsid w:val="005F0350"/>
    <w:rsid w:val="005F05EF"/>
    <w:rsid w:val="005F07EC"/>
    <w:rsid w:val="005F136D"/>
    <w:rsid w:val="005F399D"/>
    <w:rsid w:val="005F57FA"/>
    <w:rsid w:val="005F59AA"/>
    <w:rsid w:val="005F605A"/>
    <w:rsid w:val="005F6453"/>
    <w:rsid w:val="005F69E5"/>
    <w:rsid w:val="0060160D"/>
    <w:rsid w:val="006023F6"/>
    <w:rsid w:val="00602DE7"/>
    <w:rsid w:val="00602F16"/>
    <w:rsid w:val="0060491C"/>
    <w:rsid w:val="006054AA"/>
    <w:rsid w:val="0060691C"/>
    <w:rsid w:val="00607194"/>
    <w:rsid w:val="00607904"/>
    <w:rsid w:val="00607D7C"/>
    <w:rsid w:val="00610F3A"/>
    <w:rsid w:val="006110B0"/>
    <w:rsid w:val="00612BD9"/>
    <w:rsid w:val="00612D94"/>
    <w:rsid w:val="00613950"/>
    <w:rsid w:val="00613C19"/>
    <w:rsid w:val="00614336"/>
    <w:rsid w:val="0061571B"/>
    <w:rsid w:val="00616B29"/>
    <w:rsid w:val="00617496"/>
    <w:rsid w:val="00622F25"/>
    <w:rsid w:val="00623CF1"/>
    <w:rsid w:val="00624796"/>
    <w:rsid w:val="006254A0"/>
    <w:rsid w:val="00627E59"/>
    <w:rsid w:val="00631BD5"/>
    <w:rsid w:val="0063216A"/>
    <w:rsid w:val="006326B4"/>
    <w:rsid w:val="0063288D"/>
    <w:rsid w:val="006336DB"/>
    <w:rsid w:val="00634193"/>
    <w:rsid w:val="00634ADF"/>
    <w:rsid w:val="006356C8"/>
    <w:rsid w:val="00635A48"/>
    <w:rsid w:val="006360FD"/>
    <w:rsid w:val="00636A07"/>
    <w:rsid w:val="00636A7E"/>
    <w:rsid w:val="00636AD9"/>
    <w:rsid w:val="006371BC"/>
    <w:rsid w:val="0063788B"/>
    <w:rsid w:val="00640B2B"/>
    <w:rsid w:val="00641010"/>
    <w:rsid w:val="00641183"/>
    <w:rsid w:val="006415D7"/>
    <w:rsid w:val="00642008"/>
    <w:rsid w:val="00642BE1"/>
    <w:rsid w:val="00642F86"/>
    <w:rsid w:val="00644A97"/>
    <w:rsid w:val="00646151"/>
    <w:rsid w:val="00646D5B"/>
    <w:rsid w:val="00647F61"/>
    <w:rsid w:val="00650120"/>
    <w:rsid w:val="00650785"/>
    <w:rsid w:val="00652202"/>
    <w:rsid w:val="00653065"/>
    <w:rsid w:val="0065314F"/>
    <w:rsid w:val="0065403E"/>
    <w:rsid w:val="006568CE"/>
    <w:rsid w:val="0065771B"/>
    <w:rsid w:val="00657794"/>
    <w:rsid w:val="006579DB"/>
    <w:rsid w:val="00657DFB"/>
    <w:rsid w:val="00657E4C"/>
    <w:rsid w:val="00661C1E"/>
    <w:rsid w:val="00661E92"/>
    <w:rsid w:val="00663979"/>
    <w:rsid w:val="0066398B"/>
    <w:rsid w:val="006639DF"/>
    <w:rsid w:val="00663E24"/>
    <w:rsid w:val="00663EF6"/>
    <w:rsid w:val="0066566D"/>
    <w:rsid w:val="006658A1"/>
    <w:rsid w:val="00666775"/>
    <w:rsid w:val="006722EB"/>
    <w:rsid w:val="00674A8A"/>
    <w:rsid w:val="0067539C"/>
    <w:rsid w:val="0067693F"/>
    <w:rsid w:val="00680874"/>
    <w:rsid w:val="00680E51"/>
    <w:rsid w:val="006816C0"/>
    <w:rsid w:val="00681D6E"/>
    <w:rsid w:val="006826FB"/>
    <w:rsid w:val="006828E0"/>
    <w:rsid w:val="006836EF"/>
    <w:rsid w:val="00683BBB"/>
    <w:rsid w:val="006852ED"/>
    <w:rsid w:val="006857C9"/>
    <w:rsid w:val="00686E66"/>
    <w:rsid w:val="00687D44"/>
    <w:rsid w:val="00687D5E"/>
    <w:rsid w:val="00691C68"/>
    <w:rsid w:val="00691EF6"/>
    <w:rsid w:val="00694130"/>
    <w:rsid w:val="006947FB"/>
    <w:rsid w:val="00695FBF"/>
    <w:rsid w:val="00696977"/>
    <w:rsid w:val="006A2354"/>
    <w:rsid w:val="006A2372"/>
    <w:rsid w:val="006A3037"/>
    <w:rsid w:val="006A458F"/>
    <w:rsid w:val="006A45AB"/>
    <w:rsid w:val="006A4715"/>
    <w:rsid w:val="006A610A"/>
    <w:rsid w:val="006A7A42"/>
    <w:rsid w:val="006A7B86"/>
    <w:rsid w:val="006B24AA"/>
    <w:rsid w:val="006B2D15"/>
    <w:rsid w:val="006B36F3"/>
    <w:rsid w:val="006B6921"/>
    <w:rsid w:val="006B6BDB"/>
    <w:rsid w:val="006B7677"/>
    <w:rsid w:val="006B7935"/>
    <w:rsid w:val="006C0597"/>
    <w:rsid w:val="006C075C"/>
    <w:rsid w:val="006C2476"/>
    <w:rsid w:val="006C3463"/>
    <w:rsid w:val="006C3D59"/>
    <w:rsid w:val="006C41E9"/>
    <w:rsid w:val="006C5955"/>
    <w:rsid w:val="006C59A6"/>
    <w:rsid w:val="006C6A4C"/>
    <w:rsid w:val="006D14DC"/>
    <w:rsid w:val="006D2207"/>
    <w:rsid w:val="006D2465"/>
    <w:rsid w:val="006D2BC2"/>
    <w:rsid w:val="006D4AEC"/>
    <w:rsid w:val="006D4CFE"/>
    <w:rsid w:val="006D613C"/>
    <w:rsid w:val="006D63DA"/>
    <w:rsid w:val="006D6BDE"/>
    <w:rsid w:val="006D6FA5"/>
    <w:rsid w:val="006E0094"/>
    <w:rsid w:val="006E234B"/>
    <w:rsid w:val="006E2780"/>
    <w:rsid w:val="006E28C2"/>
    <w:rsid w:val="006E2FF6"/>
    <w:rsid w:val="006E3888"/>
    <w:rsid w:val="006E3A76"/>
    <w:rsid w:val="006E6AF9"/>
    <w:rsid w:val="006E7245"/>
    <w:rsid w:val="006E785D"/>
    <w:rsid w:val="006E7F10"/>
    <w:rsid w:val="006F07C4"/>
    <w:rsid w:val="006F1AAD"/>
    <w:rsid w:val="006F255E"/>
    <w:rsid w:val="006F2AEC"/>
    <w:rsid w:val="006F2F74"/>
    <w:rsid w:val="006F32C7"/>
    <w:rsid w:val="006F33E6"/>
    <w:rsid w:val="006F33E9"/>
    <w:rsid w:val="006F6C23"/>
    <w:rsid w:val="0070077F"/>
    <w:rsid w:val="00701074"/>
    <w:rsid w:val="007013CD"/>
    <w:rsid w:val="007016AA"/>
    <w:rsid w:val="00701864"/>
    <w:rsid w:val="00702C59"/>
    <w:rsid w:val="00702FEB"/>
    <w:rsid w:val="007030F1"/>
    <w:rsid w:val="007048A2"/>
    <w:rsid w:val="0070513D"/>
    <w:rsid w:val="0070637A"/>
    <w:rsid w:val="007067C4"/>
    <w:rsid w:val="00707B61"/>
    <w:rsid w:val="00710E0A"/>
    <w:rsid w:val="007115E9"/>
    <w:rsid w:val="00711AE0"/>
    <w:rsid w:val="00711C88"/>
    <w:rsid w:val="00713113"/>
    <w:rsid w:val="00713941"/>
    <w:rsid w:val="00715CC3"/>
    <w:rsid w:val="0071609C"/>
    <w:rsid w:val="00716BD6"/>
    <w:rsid w:val="00717DA7"/>
    <w:rsid w:val="007217EE"/>
    <w:rsid w:val="0072317F"/>
    <w:rsid w:val="007231A1"/>
    <w:rsid w:val="007237B2"/>
    <w:rsid w:val="007245BC"/>
    <w:rsid w:val="0072466F"/>
    <w:rsid w:val="007257EC"/>
    <w:rsid w:val="00725C86"/>
    <w:rsid w:val="00727A69"/>
    <w:rsid w:val="00727B57"/>
    <w:rsid w:val="00727B88"/>
    <w:rsid w:val="00730CC5"/>
    <w:rsid w:val="00730DBD"/>
    <w:rsid w:val="00731454"/>
    <w:rsid w:val="00731FA9"/>
    <w:rsid w:val="0073211D"/>
    <w:rsid w:val="00732D79"/>
    <w:rsid w:val="00733899"/>
    <w:rsid w:val="00733B9B"/>
    <w:rsid w:val="007340B9"/>
    <w:rsid w:val="0073511B"/>
    <w:rsid w:val="00735486"/>
    <w:rsid w:val="007359CE"/>
    <w:rsid w:val="00735B7F"/>
    <w:rsid w:val="0073704A"/>
    <w:rsid w:val="00741AB9"/>
    <w:rsid w:val="0074268E"/>
    <w:rsid w:val="007439A1"/>
    <w:rsid w:val="007441E4"/>
    <w:rsid w:val="007442D0"/>
    <w:rsid w:val="007455FF"/>
    <w:rsid w:val="0074595C"/>
    <w:rsid w:val="00746BC6"/>
    <w:rsid w:val="0074789B"/>
    <w:rsid w:val="00747C00"/>
    <w:rsid w:val="00750408"/>
    <w:rsid w:val="007512A3"/>
    <w:rsid w:val="00751786"/>
    <w:rsid w:val="00752A82"/>
    <w:rsid w:val="007550B3"/>
    <w:rsid w:val="00755A6D"/>
    <w:rsid w:val="00756A03"/>
    <w:rsid w:val="00756BC9"/>
    <w:rsid w:val="00757199"/>
    <w:rsid w:val="00757404"/>
    <w:rsid w:val="00760305"/>
    <w:rsid w:val="007628BD"/>
    <w:rsid w:val="007632E5"/>
    <w:rsid w:val="00763DB5"/>
    <w:rsid w:val="007642AD"/>
    <w:rsid w:val="00764C22"/>
    <w:rsid w:val="007653D0"/>
    <w:rsid w:val="00765B2A"/>
    <w:rsid w:val="007669A6"/>
    <w:rsid w:val="00766F51"/>
    <w:rsid w:val="007675A7"/>
    <w:rsid w:val="00770287"/>
    <w:rsid w:val="00770953"/>
    <w:rsid w:val="007712A9"/>
    <w:rsid w:val="00771A62"/>
    <w:rsid w:val="00772BCC"/>
    <w:rsid w:val="00773AC7"/>
    <w:rsid w:val="0077463D"/>
    <w:rsid w:val="007748A2"/>
    <w:rsid w:val="007751C0"/>
    <w:rsid w:val="00775B6E"/>
    <w:rsid w:val="007760B6"/>
    <w:rsid w:val="00776D23"/>
    <w:rsid w:val="00776E95"/>
    <w:rsid w:val="00777D4D"/>
    <w:rsid w:val="00780C09"/>
    <w:rsid w:val="007817AE"/>
    <w:rsid w:val="0078226E"/>
    <w:rsid w:val="00782C46"/>
    <w:rsid w:val="00782E12"/>
    <w:rsid w:val="00783763"/>
    <w:rsid w:val="0078532B"/>
    <w:rsid w:val="00790B2C"/>
    <w:rsid w:val="007913B1"/>
    <w:rsid w:val="00794812"/>
    <w:rsid w:val="00794E48"/>
    <w:rsid w:val="00795F73"/>
    <w:rsid w:val="007A146C"/>
    <w:rsid w:val="007A42D0"/>
    <w:rsid w:val="007A58BD"/>
    <w:rsid w:val="007A59A3"/>
    <w:rsid w:val="007A7EEA"/>
    <w:rsid w:val="007B0430"/>
    <w:rsid w:val="007B0898"/>
    <w:rsid w:val="007B2162"/>
    <w:rsid w:val="007B26D0"/>
    <w:rsid w:val="007B4E49"/>
    <w:rsid w:val="007B6348"/>
    <w:rsid w:val="007B66DC"/>
    <w:rsid w:val="007B6915"/>
    <w:rsid w:val="007B694C"/>
    <w:rsid w:val="007B7326"/>
    <w:rsid w:val="007B7F72"/>
    <w:rsid w:val="007C041A"/>
    <w:rsid w:val="007C0A9D"/>
    <w:rsid w:val="007C0C06"/>
    <w:rsid w:val="007C3B0A"/>
    <w:rsid w:val="007C3C93"/>
    <w:rsid w:val="007C3EE7"/>
    <w:rsid w:val="007C4EC6"/>
    <w:rsid w:val="007C56DC"/>
    <w:rsid w:val="007C7CAA"/>
    <w:rsid w:val="007D0446"/>
    <w:rsid w:val="007D16AC"/>
    <w:rsid w:val="007D340F"/>
    <w:rsid w:val="007D4CB8"/>
    <w:rsid w:val="007D596B"/>
    <w:rsid w:val="007D6D6E"/>
    <w:rsid w:val="007D72DC"/>
    <w:rsid w:val="007D752C"/>
    <w:rsid w:val="007E1C07"/>
    <w:rsid w:val="007E3279"/>
    <w:rsid w:val="007E65FE"/>
    <w:rsid w:val="007E686E"/>
    <w:rsid w:val="007E77E6"/>
    <w:rsid w:val="007E7AED"/>
    <w:rsid w:val="007F0F1B"/>
    <w:rsid w:val="007F12B2"/>
    <w:rsid w:val="007F1658"/>
    <w:rsid w:val="007F2165"/>
    <w:rsid w:val="007F3937"/>
    <w:rsid w:val="007F4BCA"/>
    <w:rsid w:val="007F72E2"/>
    <w:rsid w:val="007F73A1"/>
    <w:rsid w:val="00802D88"/>
    <w:rsid w:val="00802F05"/>
    <w:rsid w:val="00803652"/>
    <w:rsid w:val="00804923"/>
    <w:rsid w:val="00805103"/>
    <w:rsid w:val="008054FA"/>
    <w:rsid w:val="008056FA"/>
    <w:rsid w:val="008070D5"/>
    <w:rsid w:val="00807D59"/>
    <w:rsid w:val="0081147D"/>
    <w:rsid w:val="008117CA"/>
    <w:rsid w:val="00813671"/>
    <w:rsid w:val="00813F0B"/>
    <w:rsid w:val="008152FC"/>
    <w:rsid w:val="008205DB"/>
    <w:rsid w:val="008206FB"/>
    <w:rsid w:val="00822CFF"/>
    <w:rsid w:val="008245A0"/>
    <w:rsid w:val="00826B0F"/>
    <w:rsid w:val="008271F2"/>
    <w:rsid w:val="0082772D"/>
    <w:rsid w:val="008277DD"/>
    <w:rsid w:val="00830F23"/>
    <w:rsid w:val="00832778"/>
    <w:rsid w:val="00832904"/>
    <w:rsid w:val="0083332D"/>
    <w:rsid w:val="0083426D"/>
    <w:rsid w:val="00834784"/>
    <w:rsid w:val="00835924"/>
    <w:rsid w:val="00835A93"/>
    <w:rsid w:val="008409A8"/>
    <w:rsid w:val="00840E7D"/>
    <w:rsid w:val="0084238B"/>
    <w:rsid w:val="00847E75"/>
    <w:rsid w:val="008501B7"/>
    <w:rsid w:val="00850B26"/>
    <w:rsid w:val="00850D47"/>
    <w:rsid w:val="00850F11"/>
    <w:rsid w:val="00853378"/>
    <w:rsid w:val="008551E8"/>
    <w:rsid w:val="0085649D"/>
    <w:rsid w:val="00860D2D"/>
    <w:rsid w:val="008629E8"/>
    <w:rsid w:val="00863871"/>
    <w:rsid w:val="00863AF3"/>
    <w:rsid w:val="008647D9"/>
    <w:rsid w:val="00865DA4"/>
    <w:rsid w:val="008662C8"/>
    <w:rsid w:val="00866BDC"/>
    <w:rsid w:val="00870FFA"/>
    <w:rsid w:val="00871460"/>
    <w:rsid w:val="00871B1D"/>
    <w:rsid w:val="008725D1"/>
    <w:rsid w:val="00874C3B"/>
    <w:rsid w:val="008753D5"/>
    <w:rsid w:val="00877AAE"/>
    <w:rsid w:val="00877E09"/>
    <w:rsid w:val="00881108"/>
    <w:rsid w:val="008815E5"/>
    <w:rsid w:val="00881D48"/>
    <w:rsid w:val="008826E7"/>
    <w:rsid w:val="00882AC6"/>
    <w:rsid w:val="008848AF"/>
    <w:rsid w:val="00886804"/>
    <w:rsid w:val="00886819"/>
    <w:rsid w:val="00887E56"/>
    <w:rsid w:val="00890934"/>
    <w:rsid w:val="00891CE3"/>
    <w:rsid w:val="0089202A"/>
    <w:rsid w:val="008923C3"/>
    <w:rsid w:val="008957F4"/>
    <w:rsid w:val="00895A7A"/>
    <w:rsid w:val="0089648F"/>
    <w:rsid w:val="008A3214"/>
    <w:rsid w:val="008A34D6"/>
    <w:rsid w:val="008A4380"/>
    <w:rsid w:val="008A4904"/>
    <w:rsid w:val="008A4A12"/>
    <w:rsid w:val="008A5032"/>
    <w:rsid w:val="008A575F"/>
    <w:rsid w:val="008A6D99"/>
    <w:rsid w:val="008A6E64"/>
    <w:rsid w:val="008B0A93"/>
    <w:rsid w:val="008B26DF"/>
    <w:rsid w:val="008B3431"/>
    <w:rsid w:val="008B41B0"/>
    <w:rsid w:val="008B687B"/>
    <w:rsid w:val="008B6C13"/>
    <w:rsid w:val="008B762F"/>
    <w:rsid w:val="008C0B63"/>
    <w:rsid w:val="008C20FD"/>
    <w:rsid w:val="008C2592"/>
    <w:rsid w:val="008C3E3E"/>
    <w:rsid w:val="008C3FDC"/>
    <w:rsid w:val="008C493E"/>
    <w:rsid w:val="008C5C69"/>
    <w:rsid w:val="008D0945"/>
    <w:rsid w:val="008D1CBE"/>
    <w:rsid w:val="008D4364"/>
    <w:rsid w:val="008D46C0"/>
    <w:rsid w:val="008D5226"/>
    <w:rsid w:val="008D644A"/>
    <w:rsid w:val="008D7E8C"/>
    <w:rsid w:val="008D7EDD"/>
    <w:rsid w:val="008E0117"/>
    <w:rsid w:val="008E0B85"/>
    <w:rsid w:val="008E10FF"/>
    <w:rsid w:val="008E17B7"/>
    <w:rsid w:val="008E271A"/>
    <w:rsid w:val="008E6645"/>
    <w:rsid w:val="008F05BF"/>
    <w:rsid w:val="008F170F"/>
    <w:rsid w:val="008F17E3"/>
    <w:rsid w:val="008F2759"/>
    <w:rsid w:val="008F2C4D"/>
    <w:rsid w:val="008F2D3D"/>
    <w:rsid w:val="008F3931"/>
    <w:rsid w:val="008F3F8F"/>
    <w:rsid w:val="008F426E"/>
    <w:rsid w:val="008F5B63"/>
    <w:rsid w:val="008F6B6A"/>
    <w:rsid w:val="0090064D"/>
    <w:rsid w:val="00902119"/>
    <w:rsid w:val="00902F47"/>
    <w:rsid w:val="00904B96"/>
    <w:rsid w:val="009050CF"/>
    <w:rsid w:val="00906A82"/>
    <w:rsid w:val="00907092"/>
    <w:rsid w:val="00910714"/>
    <w:rsid w:val="0091076B"/>
    <w:rsid w:val="00911BBE"/>
    <w:rsid w:val="009121B1"/>
    <w:rsid w:val="0091402D"/>
    <w:rsid w:val="009141A5"/>
    <w:rsid w:val="00914923"/>
    <w:rsid w:val="0091767F"/>
    <w:rsid w:val="009211CE"/>
    <w:rsid w:val="009214F2"/>
    <w:rsid w:val="00921FB9"/>
    <w:rsid w:val="00922B57"/>
    <w:rsid w:val="009244FE"/>
    <w:rsid w:val="00925277"/>
    <w:rsid w:val="009255E6"/>
    <w:rsid w:val="00930369"/>
    <w:rsid w:val="00930A66"/>
    <w:rsid w:val="00930C28"/>
    <w:rsid w:val="00931553"/>
    <w:rsid w:val="00932241"/>
    <w:rsid w:val="00932E0D"/>
    <w:rsid w:val="00934245"/>
    <w:rsid w:val="0093463B"/>
    <w:rsid w:val="00934F7B"/>
    <w:rsid w:val="009354CA"/>
    <w:rsid w:val="00941F14"/>
    <w:rsid w:val="0094591F"/>
    <w:rsid w:val="00946045"/>
    <w:rsid w:val="009466B2"/>
    <w:rsid w:val="00946E01"/>
    <w:rsid w:val="0094788F"/>
    <w:rsid w:val="00947BC8"/>
    <w:rsid w:val="009509E3"/>
    <w:rsid w:val="00950CDA"/>
    <w:rsid w:val="009526AC"/>
    <w:rsid w:val="00952F89"/>
    <w:rsid w:val="009533BC"/>
    <w:rsid w:val="009545A3"/>
    <w:rsid w:val="00954BA9"/>
    <w:rsid w:val="00955022"/>
    <w:rsid w:val="00956602"/>
    <w:rsid w:val="00960548"/>
    <w:rsid w:val="00960A39"/>
    <w:rsid w:val="0096120E"/>
    <w:rsid w:val="00961892"/>
    <w:rsid w:val="009634BB"/>
    <w:rsid w:val="009639AF"/>
    <w:rsid w:val="009639E0"/>
    <w:rsid w:val="0096488A"/>
    <w:rsid w:val="00964ABE"/>
    <w:rsid w:val="00964EA7"/>
    <w:rsid w:val="00965877"/>
    <w:rsid w:val="00967D6D"/>
    <w:rsid w:val="00971E33"/>
    <w:rsid w:val="009722A7"/>
    <w:rsid w:val="0097390D"/>
    <w:rsid w:val="009754F4"/>
    <w:rsid w:val="00976386"/>
    <w:rsid w:val="0097766D"/>
    <w:rsid w:val="0097791A"/>
    <w:rsid w:val="0098016A"/>
    <w:rsid w:val="00980E32"/>
    <w:rsid w:val="00981B79"/>
    <w:rsid w:val="00982AB5"/>
    <w:rsid w:val="00982D71"/>
    <w:rsid w:val="00982EBE"/>
    <w:rsid w:val="00983A0D"/>
    <w:rsid w:val="00985019"/>
    <w:rsid w:val="00985DCE"/>
    <w:rsid w:val="0098647F"/>
    <w:rsid w:val="009865D9"/>
    <w:rsid w:val="00987B94"/>
    <w:rsid w:val="00987FE5"/>
    <w:rsid w:val="00990630"/>
    <w:rsid w:val="00991390"/>
    <w:rsid w:val="00991501"/>
    <w:rsid w:val="00993585"/>
    <w:rsid w:val="009944E2"/>
    <w:rsid w:val="00994BB8"/>
    <w:rsid w:val="00994FE4"/>
    <w:rsid w:val="00994FEE"/>
    <w:rsid w:val="00995743"/>
    <w:rsid w:val="009962FD"/>
    <w:rsid w:val="00996A73"/>
    <w:rsid w:val="00996CFB"/>
    <w:rsid w:val="009A034A"/>
    <w:rsid w:val="009A10AA"/>
    <w:rsid w:val="009A22E8"/>
    <w:rsid w:val="009A246D"/>
    <w:rsid w:val="009A2E2D"/>
    <w:rsid w:val="009A3684"/>
    <w:rsid w:val="009A4DCA"/>
    <w:rsid w:val="009A5531"/>
    <w:rsid w:val="009A5E3A"/>
    <w:rsid w:val="009A7B2B"/>
    <w:rsid w:val="009A7D14"/>
    <w:rsid w:val="009A7D74"/>
    <w:rsid w:val="009B0990"/>
    <w:rsid w:val="009B19DC"/>
    <w:rsid w:val="009B2A13"/>
    <w:rsid w:val="009B2BC9"/>
    <w:rsid w:val="009B3603"/>
    <w:rsid w:val="009B4790"/>
    <w:rsid w:val="009B4E0D"/>
    <w:rsid w:val="009B529D"/>
    <w:rsid w:val="009B57F9"/>
    <w:rsid w:val="009B6986"/>
    <w:rsid w:val="009B77A2"/>
    <w:rsid w:val="009B784E"/>
    <w:rsid w:val="009C00D8"/>
    <w:rsid w:val="009C0947"/>
    <w:rsid w:val="009C0DA4"/>
    <w:rsid w:val="009C1E00"/>
    <w:rsid w:val="009C3A09"/>
    <w:rsid w:val="009C5195"/>
    <w:rsid w:val="009C63D4"/>
    <w:rsid w:val="009C6602"/>
    <w:rsid w:val="009C7CA3"/>
    <w:rsid w:val="009D06EE"/>
    <w:rsid w:val="009D08C7"/>
    <w:rsid w:val="009D1926"/>
    <w:rsid w:val="009D204B"/>
    <w:rsid w:val="009D5841"/>
    <w:rsid w:val="009D69E8"/>
    <w:rsid w:val="009D6AE4"/>
    <w:rsid w:val="009D6F83"/>
    <w:rsid w:val="009D77B2"/>
    <w:rsid w:val="009D7DBC"/>
    <w:rsid w:val="009E1006"/>
    <w:rsid w:val="009E3F46"/>
    <w:rsid w:val="009E4344"/>
    <w:rsid w:val="009E5319"/>
    <w:rsid w:val="009E5C02"/>
    <w:rsid w:val="009E605F"/>
    <w:rsid w:val="009E736F"/>
    <w:rsid w:val="009E7436"/>
    <w:rsid w:val="009F3D3E"/>
    <w:rsid w:val="009F4C46"/>
    <w:rsid w:val="009F4EAF"/>
    <w:rsid w:val="009F6EFD"/>
    <w:rsid w:val="009F7053"/>
    <w:rsid w:val="009F7424"/>
    <w:rsid w:val="009F7631"/>
    <w:rsid w:val="009F7683"/>
    <w:rsid w:val="00A0053C"/>
    <w:rsid w:val="00A01040"/>
    <w:rsid w:val="00A01249"/>
    <w:rsid w:val="00A01AF5"/>
    <w:rsid w:val="00A0279D"/>
    <w:rsid w:val="00A03010"/>
    <w:rsid w:val="00A033A4"/>
    <w:rsid w:val="00A03597"/>
    <w:rsid w:val="00A040CB"/>
    <w:rsid w:val="00A04CDD"/>
    <w:rsid w:val="00A04F46"/>
    <w:rsid w:val="00A0511F"/>
    <w:rsid w:val="00A07873"/>
    <w:rsid w:val="00A07EA5"/>
    <w:rsid w:val="00A125DD"/>
    <w:rsid w:val="00A1469C"/>
    <w:rsid w:val="00A166AE"/>
    <w:rsid w:val="00A174E6"/>
    <w:rsid w:val="00A17C19"/>
    <w:rsid w:val="00A200E6"/>
    <w:rsid w:val="00A24998"/>
    <w:rsid w:val="00A24ACA"/>
    <w:rsid w:val="00A257BB"/>
    <w:rsid w:val="00A25A6C"/>
    <w:rsid w:val="00A27297"/>
    <w:rsid w:val="00A272FD"/>
    <w:rsid w:val="00A30F02"/>
    <w:rsid w:val="00A333C4"/>
    <w:rsid w:val="00A341FE"/>
    <w:rsid w:val="00A36283"/>
    <w:rsid w:val="00A36C7F"/>
    <w:rsid w:val="00A3715A"/>
    <w:rsid w:val="00A37194"/>
    <w:rsid w:val="00A4019E"/>
    <w:rsid w:val="00A4048D"/>
    <w:rsid w:val="00A40A18"/>
    <w:rsid w:val="00A41E80"/>
    <w:rsid w:val="00A44453"/>
    <w:rsid w:val="00A450F3"/>
    <w:rsid w:val="00A45374"/>
    <w:rsid w:val="00A45443"/>
    <w:rsid w:val="00A46B1D"/>
    <w:rsid w:val="00A5003D"/>
    <w:rsid w:val="00A5041C"/>
    <w:rsid w:val="00A51BFE"/>
    <w:rsid w:val="00A533A3"/>
    <w:rsid w:val="00A53451"/>
    <w:rsid w:val="00A53A13"/>
    <w:rsid w:val="00A5482C"/>
    <w:rsid w:val="00A54B77"/>
    <w:rsid w:val="00A54B9E"/>
    <w:rsid w:val="00A560AA"/>
    <w:rsid w:val="00A56C92"/>
    <w:rsid w:val="00A57AFE"/>
    <w:rsid w:val="00A6050A"/>
    <w:rsid w:val="00A605A5"/>
    <w:rsid w:val="00A60BB3"/>
    <w:rsid w:val="00A613F2"/>
    <w:rsid w:val="00A6423F"/>
    <w:rsid w:val="00A64600"/>
    <w:rsid w:val="00A66B9A"/>
    <w:rsid w:val="00A66C7D"/>
    <w:rsid w:val="00A66D0B"/>
    <w:rsid w:val="00A70D60"/>
    <w:rsid w:val="00A720F8"/>
    <w:rsid w:val="00A72AD2"/>
    <w:rsid w:val="00A755F0"/>
    <w:rsid w:val="00A766DE"/>
    <w:rsid w:val="00A76852"/>
    <w:rsid w:val="00A777A6"/>
    <w:rsid w:val="00A803C6"/>
    <w:rsid w:val="00A8087E"/>
    <w:rsid w:val="00A81567"/>
    <w:rsid w:val="00A8206B"/>
    <w:rsid w:val="00A82566"/>
    <w:rsid w:val="00A82BB0"/>
    <w:rsid w:val="00A83BFB"/>
    <w:rsid w:val="00A8552B"/>
    <w:rsid w:val="00A86957"/>
    <w:rsid w:val="00A926A4"/>
    <w:rsid w:val="00A93862"/>
    <w:rsid w:val="00A9475A"/>
    <w:rsid w:val="00A949F5"/>
    <w:rsid w:val="00A94DF5"/>
    <w:rsid w:val="00A95977"/>
    <w:rsid w:val="00A95D2D"/>
    <w:rsid w:val="00A966E2"/>
    <w:rsid w:val="00A97075"/>
    <w:rsid w:val="00A972DF"/>
    <w:rsid w:val="00A97FD9"/>
    <w:rsid w:val="00AA01D6"/>
    <w:rsid w:val="00AA12F5"/>
    <w:rsid w:val="00AA2775"/>
    <w:rsid w:val="00AA27B1"/>
    <w:rsid w:val="00AA2BC5"/>
    <w:rsid w:val="00AA325C"/>
    <w:rsid w:val="00AA390C"/>
    <w:rsid w:val="00AA39E0"/>
    <w:rsid w:val="00AA44A4"/>
    <w:rsid w:val="00AA4EC7"/>
    <w:rsid w:val="00AA6818"/>
    <w:rsid w:val="00AB190A"/>
    <w:rsid w:val="00AB33AF"/>
    <w:rsid w:val="00AB344F"/>
    <w:rsid w:val="00AB37AD"/>
    <w:rsid w:val="00AB42EA"/>
    <w:rsid w:val="00AB4400"/>
    <w:rsid w:val="00AB5309"/>
    <w:rsid w:val="00AC0215"/>
    <w:rsid w:val="00AC28CA"/>
    <w:rsid w:val="00AC3261"/>
    <w:rsid w:val="00AC3EC3"/>
    <w:rsid w:val="00AC44E0"/>
    <w:rsid w:val="00AC7059"/>
    <w:rsid w:val="00AC781C"/>
    <w:rsid w:val="00AC7D7F"/>
    <w:rsid w:val="00AC7D90"/>
    <w:rsid w:val="00AD1252"/>
    <w:rsid w:val="00AD2FC2"/>
    <w:rsid w:val="00AD427C"/>
    <w:rsid w:val="00AD4F6B"/>
    <w:rsid w:val="00AD5C1C"/>
    <w:rsid w:val="00AD6679"/>
    <w:rsid w:val="00AD74CF"/>
    <w:rsid w:val="00AD7597"/>
    <w:rsid w:val="00AD7A5E"/>
    <w:rsid w:val="00AD7CBF"/>
    <w:rsid w:val="00AD7E5F"/>
    <w:rsid w:val="00AE03D3"/>
    <w:rsid w:val="00AE0C3A"/>
    <w:rsid w:val="00AE33F4"/>
    <w:rsid w:val="00AE3559"/>
    <w:rsid w:val="00AE4627"/>
    <w:rsid w:val="00AE499A"/>
    <w:rsid w:val="00AE4AE7"/>
    <w:rsid w:val="00AE4E1B"/>
    <w:rsid w:val="00AE5065"/>
    <w:rsid w:val="00AE7798"/>
    <w:rsid w:val="00AF08B4"/>
    <w:rsid w:val="00AF127C"/>
    <w:rsid w:val="00AF241E"/>
    <w:rsid w:val="00AF2623"/>
    <w:rsid w:val="00AF3423"/>
    <w:rsid w:val="00AF3662"/>
    <w:rsid w:val="00AF3B98"/>
    <w:rsid w:val="00AF47AB"/>
    <w:rsid w:val="00AF4D13"/>
    <w:rsid w:val="00AF5D29"/>
    <w:rsid w:val="00AF645E"/>
    <w:rsid w:val="00AF7235"/>
    <w:rsid w:val="00B00086"/>
    <w:rsid w:val="00B00100"/>
    <w:rsid w:val="00B02D2F"/>
    <w:rsid w:val="00B03A1F"/>
    <w:rsid w:val="00B03E37"/>
    <w:rsid w:val="00B06ACE"/>
    <w:rsid w:val="00B07F13"/>
    <w:rsid w:val="00B106A3"/>
    <w:rsid w:val="00B10D36"/>
    <w:rsid w:val="00B112B6"/>
    <w:rsid w:val="00B1254D"/>
    <w:rsid w:val="00B1308C"/>
    <w:rsid w:val="00B1345B"/>
    <w:rsid w:val="00B13831"/>
    <w:rsid w:val="00B1407B"/>
    <w:rsid w:val="00B154A7"/>
    <w:rsid w:val="00B15505"/>
    <w:rsid w:val="00B1591E"/>
    <w:rsid w:val="00B15EE3"/>
    <w:rsid w:val="00B1610E"/>
    <w:rsid w:val="00B16ACB"/>
    <w:rsid w:val="00B17980"/>
    <w:rsid w:val="00B21900"/>
    <w:rsid w:val="00B23057"/>
    <w:rsid w:val="00B24042"/>
    <w:rsid w:val="00B2472E"/>
    <w:rsid w:val="00B26FB3"/>
    <w:rsid w:val="00B33098"/>
    <w:rsid w:val="00B33264"/>
    <w:rsid w:val="00B333F3"/>
    <w:rsid w:val="00B33FF2"/>
    <w:rsid w:val="00B34312"/>
    <w:rsid w:val="00B34404"/>
    <w:rsid w:val="00B3558B"/>
    <w:rsid w:val="00B364DC"/>
    <w:rsid w:val="00B37981"/>
    <w:rsid w:val="00B40338"/>
    <w:rsid w:val="00B4043F"/>
    <w:rsid w:val="00B40E4B"/>
    <w:rsid w:val="00B411E7"/>
    <w:rsid w:val="00B42EAD"/>
    <w:rsid w:val="00B44244"/>
    <w:rsid w:val="00B44575"/>
    <w:rsid w:val="00B44B2D"/>
    <w:rsid w:val="00B5079D"/>
    <w:rsid w:val="00B50ACB"/>
    <w:rsid w:val="00B516D8"/>
    <w:rsid w:val="00B535EE"/>
    <w:rsid w:val="00B5383C"/>
    <w:rsid w:val="00B53D82"/>
    <w:rsid w:val="00B5614F"/>
    <w:rsid w:val="00B569C8"/>
    <w:rsid w:val="00B56EF8"/>
    <w:rsid w:val="00B61EBC"/>
    <w:rsid w:val="00B62642"/>
    <w:rsid w:val="00B63020"/>
    <w:rsid w:val="00B639FA"/>
    <w:rsid w:val="00B64111"/>
    <w:rsid w:val="00B64B86"/>
    <w:rsid w:val="00B66B09"/>
    <w:rsid w:val="00B66BF2"/>
    <w:rsid w:val="00B67979"/>
    <w:rsid w:val="00B67D3D"/>
    <w:rsid w:val="00B67E37"/>
    <w:rsid w:val="00B7067A"/>
    <w:rsid w:val="00B7175D"/>
    <w:rsid w:val="00B729EA"/>
    <w:rsid w:val="00B73904"/>
    <w:rsid w:val="00B74932"/>
    <w:rsid w:val="00B75370"/>
    <w:rsid w:val="00B75DE8"/>
    <w:rsid w:val="00B769AB"/>
    <w:rsid w:val="00B779A2"/>
    <w:rsid w:val="00B800E5"/>
    <w:rsid w:val="00B81F0F"/>
    <w:rsid w:val="00B832FA"/>
    <w:rsid w:val="00B84957"/>
    <w:rsid w:val="00B852CA"/>
    <w:rsid w:val="00B855FB"/>
    <w:rsid w:val="00B85B56"/>
    <w:rsid w:val="00B903BA"/>
    <w:rsid w:val="00B91713"/>
    <w:rsid w:val="00B91D82"/>
    <w:rsid w:val="00B93B2B"/>
    <w:rsid w:val="00B94AA1"/>
    <w:rsid w:val="00B94BEB"/>
    <w:rsid w:val="00B951D0"/>
    <w:rsid w:val="00B96DE2"/>
    <w:rsid w:val="00B9780C"/>
    <w:rsid w:val="00BA07C5"/>
    <w:rsid w:val="00BA0C2B"/>
    <w:rsid w:val="00BA1407"/>
    <w:rsid w:val="00BA2430"/>
    <w:rsid w:val="00BA2DA1"/>
    <w:rsid w:val="00BA2DBA"/>
    <w:rsid w:val="00BA2E24"/>
    <w:rsid w:val="00BA3220"/>
    <w:rsid w:val="00BA33D4"/>
    <w:rsid w:val="00BA582F"/>
    <w:rsid w:val="00BA63EC"/>
    <w:rsid w:val="00BA72A5"/>
    <w:rsid w:val="00BA779F"/>
    <w:rsid w:val="00BB0436"/>
    <w:rsid w:val="00BB0850"/>
    <w:rsid w:val="00BB14A5"/>
    <w:rsid w:val="00BB1837"/>
    <w:rsid w:val="00BB21D2"/>
    <w:rsid w:val="00BB297A"/>
    <w:rsid w:val="00BB2B00"/>
    <w:rsid w:val="00BB3CB8"/>
    <w:rsid w:val="00BB4020"/>
    <w:rsid w:val="00BB56CC"/>
    <w:rsid w:val="00BB6F65"/>
    <w:rsid w:val="00BC0E32"/>
    <w:rsid w:val="00BC1C74"/>
    <w:rsid w:val="00BC2765"/>
    <w:rsid w:val="00BC3671"/>
    <w:rsid w:val="00BC3B1C"/>
    <w:rsid w:val="00BC4B98"/>
    <w:rsid w:val="00BC50F3"/>
    <w:rsid w:val="00BC510F"/>
    <w:rsid w:val="00BC5CB0"/>
    <w:rsid w:val="00BC627D"/>
    <w:rsid w:val="00BD1A1E"/>
    <w:rsid w:val="00BD1D7C"/>
    <w:rsid w:val="00BD3486"/>
    <w:rsid w:val="00BD3C31"/>
    <w:rsid w:val="00BD3D5B"/>
    <w:rsid w:val="00BD3F5F"/>
    <w:rsid w:val="00BD492F"/>
    <w:rsid w:val="00BD4FBD"/>
    <w:rsid w:val="00BD55D1"/>
    <w:rsid w:val="00BD5C24"/>
    <w:rsid w:val="00BD5F2E"/>
    <w:rsid w:val="00BE1372"/>
    <w:rsid w:val="00BE4CA1"/>
    <w:rsid w:val="00BE54B0"/>
    <w:rsid w:val="00BE6D5B"/>
    <w:rsid w:val="00BE73E3"/>
    <w:rsid w:val="00BF14B0"/>
    <w:rsid w:val="00BF174B"/>
    <w:rsid w:val="00BF2226"/>
    <w:rsid w:val="00BF2C33"/>
    <w:rsid w:val="00BF5F98"/>
    <w:rsid w:val="00BF6CA0"/>
    <w:rsid w:val="00BF7981"/>
    <w:rsid w:val="00BF7B35"/>
    <w:rsid w:val="00C000D5"/>
    <w:rsid w:val="00C00E9E"/>
    <w:rsid w:val="00C0306B"/>
    <w:rsid w:val="00C0598A"/>
    <w:rsid w:val="00C05F09"/>
    <w:rsid w:val="00C06F7A"/>
    <w:rsid w:val="00C1142A"/>
    <w:rsid w:val="00C12027"/>
    <w:rsid w:val="00C135EB"/>
    <w:rsid w:val="00C16FB8"/>
    <w:rsid w:val="00C176E8"/>
    <w:rsid w:val="00C2168E"/>
    <w:rsid w:val="00C21ACC"/>
    <w:rsid w:val="00C24CC1"/>
    <w:rsid w:val="00C24E8D"/>
    <w:rsid w:val="00C27259"/>
    <w:rsid w:val="00C278A6"/>
    <w:rsid w:val="00C27929"/>
    <w:rsid w:val="00C27D80"/>
    <w:rsid w:val="00C304FE"/>
    <w:rsid w:val="00C30C60"/>
    <w:rsid w:val="00C31499"/>
    <w:rsid w:val="00C32812"/>
    <w:rsid w:val="00C32FB1"/>
    <w:rsid w:val="00C3301A"/>
    <w:rsid w:val="00C33AE2"/>
    <w:rsid w:val="00C34D3F"/>
    <w:rsid w:val="00C35172"/>
    <w:rsid w:val="00C41190"/>
    <w:rsid w:val="00C43415"/>
    <w:rsid w:val="00C44F23"/>
    <w:rsid w:val="00C4540B"/>
    <w:rsid w:val="00C478EC"/>
    <w:rsid w:val="00C508AF"/>
    <w:rsid w:val="00C51603"/>
    <w:rsid w:val="00C52333"/>
    <w:rsid w:val="00C552CB"/>
    <w:rsid w:val="00C55952"/>
    <w:rsid w:val="00C56343"/>
    <w:rsid w:val="00C575A0"/>
    <w:rsid w:val="00C57B4F"/>
    <w:rsid w:val="00C60E2A"/>
    <w:rsid w:val="00C615BD"/>
    <w:rsid w:val="00C6268E"/>
    <w:rsid w:val="00C62FB2"/>
    <w:rsid w:val="00C63674"/>
    <w:rsid w:val="00C63886"/>
    <w:rsid w:val="00C63A09"/>
    <w:rsid w:val="00C63EB6"/>
    <w:rsid w:val="00C65221"/>
    <w:rsid w:val="00C65F52"/>
    <w:rsid w:val="00C666BD"/>
    <w:rsid w:val="00C66AB6"/>
    <w:rsid w:val="00C70CF8"/>
    <w:rsid w:val="00C70D2C"/>
    <w:rsid w:val="00C71991"/>
    <w:rsid w:val="00C72A63"/>
    <w:rsid w:val="00C75890"/>
    <w:rsid w:val="00C76555"/>
    <w:rsid w:val="00C76B33"/>
    <w:rsid w:val="00C76F95"/>
    <w:rsid w:val="00C77935"/>
    <w:rsid w:val="00C77A31"/>
    <w:rsid w:val="00C77AC5"/>
    <w:rsid w:val="00C77FC5"/>
    <w:rsid w:val="00C80E6D"/>
    <w:rsid w:val="00C80ECE"/>
    <w:rsid w:val="00C82829"/>
    <w:rsid w:val="00C837A3"/>
    <w:rsid w:val="00C839B5"/>
    <w:rsid w:val="00C83DA6"/>
    <w:rsid w:val="00C84BD8"/>
    <w:rsid w:val="00C862F5"/>
    <w:rsid w:val="00C8731C"/>
    <w:rsid w:val="00C87668"/>
    <w:rsid w:val="00C8795F"/>
    <w:rsid w:val="00C90181"/>
    <w:rsid w:val="00C9159B"/>
    <w:rsid w:val="00C91FD2"/>
    <w:rsid w:val="00C923F4"/>
    <w:rsid w:val="00C93E97"/>
    <w:rsid w:val="00C94EE2"/>
    <w:rsid w:val="00C95368"/>
    <w:rsid w:val="00CA1543"/>
    <w:rsid w:val="00CA2D51"/>
    <w:rsid w:val="00CA2FC7"/>
    <w:rsid w:val="00CA3116"/>
    <w:rsid w:val="00CA4225"/>
    <w:rsid w:val="00CA4BC5"/>
    <w:rsid w:val="00CA5715"/>
    <w:rsid w:val="00CA624E"/>
    <w:rsid w:val="00CA638C"/>
    <w:rsid w:val="00CA6C31"/>
    <w:rsid w:val="00CA7453"/>
    <w:rsid w:val="00CB0109"/>
    <w:rsid w:val="00CB061F"/>
    <w:rsid w:val="00CB0E14"/>
    <w:rsid w:val="00CB110F"/>
    <w:rsid w:val="00CB25CC"/>
    <w:rsid w:val="00CB28B2"/>
    <w:rsid w:val="00CB37B1"/>
    <w:rsid w:val="00CB4DE7"/>
    <w:rsid w:val="00CB5C13"/>
    <w:rsid w:val="00CB71B8"/>
    <w:rsid w:val="00CC069C"/>
    <w:rsid w:val="00CC1210"/>
    <w:rsid w:val="00CC18A2"/>
    <w:rsid w:val="00CC1F27"/>
    <w:rsid w:val="00CC24DB"/>
    <w:rsid w:val="00CC3E4D"/>
    <w:rsid w:val="00CC51FA"/>
    <w:rsid w:val="00CC545E"/>
    <w:rsid w:val="00CC5626"/>
    <w:rsid w:val="00CC56AB"/>
    <w:rsid w:val="00CC5A9D"/>
    <w:rsid w:val="00CC6D3D"/>
    <w:rsid w:val="00CD0088"/>
    <w:rsid w:val="00CD1259"/>
    <w:rsid w:val="00CD1648"/>
    <w:rsid w:val="00CD1695"/>
    <w:rsid w:val="00CD1E23"/>
    <w:rsid w:val="00CD3094"/>
    <w:rsid w:val="00CD38F9"/>
    <w:rsid w:val="00CD3AAE"/>
    <w:rsid w:val="00CD4896"/>
    <w:rsid w:val="00CD49EA"/>
    <w:rsid w:val="00CD5152"/>
    <w:rsid w:val="00CD61D5"/>
    <w:rsid w:val="00CD6273"/>
    <w:rsid w:val="00CD6B85"/>
    <w:rsid w:val="00CE0123"/>
    <w:rsid w:val="00CE0B2D"/>
    <w:rsid w:val="00CE37F3"/>
    <w:rsid w:val="00CE473D"/>
    <w:rsid w:val="00CE4CFB"/>
    <w:rsid w:val="00CE5B94"/>
    <w:rsid w:val="00CE6A58"/>
    <w:rsid w:val="00CE7263"/>
    <w:rsid w:val="00CE7DCF"/>
    <w:rsid w:val="00CF01E2"/>
    <w:rsid w:val="00CF0927"/>
    <w:rsid w:val="00CF0965"/>
    <w:rsid w:val="00CF2205"/>
    <w:rsid w:val="00CF2D70"/>
    <w:rsid w:val="00CF36DA"/>
    <w:rsid w:val="00CF36ED"/>
    <w:rsid w:val="00CF3A52"/>
    <w:rsid w:val="00CF50CA"/>
    <w:rsid w:val="00CF574A"/>
    <w:rsid w:val="00CF6A84"/>
    <w:rsid w:val="00CF6C16"/>
    <w:rsid w:val="00CF7F3F"/>
    <w:rsid w:val="00D00B8E"/>
    <w:rsid w:val="00D04ED0"/>
    <w:rsid w:val="00D0571E"/>
    <w:rsid w:val="00D05C1B"/>
    <w:rsid w:val="00D06423"/>
    <w:rsid w:val="00D06EA6"/>
    <w:rsid w:val="00D10BBB"/>
    <w:rsid w:val="00D10BDE"/>
    <w:rsid w:val="00D12244"/>
    <w:rsid w:val="00D12428"/>
    <w:rsid w:val="00D129BB"/>
    <w:rsid w:val="00D12EDA"/>
    <w:rsid w:val="00D12F03"/>
    <w:rsid w:val="00D13557"/>
    <w:rsid w:val="00D1399E"/>
    <w:rsid w:val="00D14C2C"/>
    <w:rsid w:val="00D14D76"/>
    <w:rsid w:val="00D16297"/>
    <w:rsid w:val="00D16D51"/>
    <w:rsid w:val="00D171C4"/>
    <w:rsid w:val="00D174F7"/>
    <w:rsid w:val="00D20308"/>
    <w:rsid w:val="00D20A80"/>
    <w:rsid w:val="00D220F8"/>
    <w:rsid w:val="00D22107"/>
    <w:rsid w:val="00D23A45"/>
    <w:rsid w:val="00D240B6"/>
    <w:rsid w:val="00D243E0"/>
    <w:rsid w:val="00D25954"/>
    <w:rsid w:val="00D27DEF"/>
    <w:rsid w:val="00D306A2"/>
    <w:rsid w:val="00D30DE9"/>
    <w:rsid w:val="00D31012"/>
    <w:rsid w:val="00D3155B"/>
    <w:rsid w:val="00D32D32"/>
    <w:rsid w:val="00D34AE7"/>
    <w:rsid w:val="00D351D3"/>
    <w:rsid w:val="00D35932"/>
    <w:rsid w:val="00D35F09"/>
    <w:rsid w:val="00D400DC"/>
    <w:rsid w:val="00D40327"/>
    <w:rsid w:val="00D41077"/>
    <w:rsid w:val="00D421F3"/>
    <w:rsid w:val="00D427CF"/>
    <w:rsid w:val="00D429EF"/>
    <w:rsid w:val="00D42A7D"/>
    <w:rsid w:val="00D43E9A"/>
    <w:rsid w:val="00D44140"/>
    <w:rsid w:val="00D4755C"/>
    <w:rsid w:val="00D479BB"/>
    <w:rsid w:val="00D47D02"/>
    <w:rsid w:val="00D50AEC"/>
    <w:rsid w:val="00D52110"/>
    <w:rsid w:val="00D522B1"/>
    <w:rsid w:val="00D5339F"/>
    <w:rsid w:val="00D53A29"/>
    <w:rsid w:val="00D53A5B"/>
    <w:rsid w:val="00D53B51"/>
    <w:rsid w:val="00D53B8C"/>
    <w:rsid w:val="00D5575E"/>
    <w:rsid w:val="00D55D1A"/>
    <w:rsid w:val="00D57A53"/>
    <w:rsid w:val="00D60592"/>
    <w:rsid w:val="00D61909"/>
    <w:rsid w:val="00D621B4"/>
    <w:rsid w:val="00D6268C"/>
    <w:rsid w:val="00D64225"/>
    <w:rsid w:val="00D6444E"/>
    <w:rsid w:val="00D65FB1"/>
    <w:rsid w:val="00D65FCE"/>
    <w:rsid w:val="00D66AE9"/>
    <w:rsid w:val="00D66C83"/>
    <w:rsid w:val="00D679B0"/>
    <w:rsid w:val="00D67CC2"/>
    <w:rsid w:val="00D67D7D"/>
    <w:rsid w:val="00D70C4E"/>
    <w:rsid w:val="00D714A8"/>
    <w:rsid w:val="00D724B6"/>
    <w:rsid w:val="00D747ED"/>
    <w:rsid w:val="00D76665"/>
    <w:rsid w:val="00D766E5"/>
    <w:rsid w:val="00D76CEB"/>
    <w:rsid w:val="00D80429"/>
    <w:rsid w:val="00D82B80"/>
    <w:rsid w:val="00D82EA2"/>
    <w:rsid w:val="00D83148"/>
    <w:rsid w:val="00D833A9"/>
    <w:rsid w:val="00D84833"/>
    <w:rsid w:val="00D85008"/>
    <w:rsid w:val="00D8561C"/>
    <w:rsid w:val="00D85643"/>
    <w:rsid w:val="00D8591F"/>
    <w:rsid w:val="00D86710"/>
    <w:rsid w:val="00D8687A"/>
    <w:rsid w:val="00D86D07"/>
    <w:rsid w:val="00D871DC"/>
    <w:rsid w:val="00D8739D"/>
    <w:rsid w:val="00D87C3F"/>
    <w:rsid w:val="00D87E1C"/>
    <w:rsid w:val="00D926BA"/>
    <w:rsid w:val="00D9441E"/>
    <w:rsid w:val="00D94535"/>
    <w:rsid w:val="00D9495A"/>
    <w:rsid w:val="00D9533B"/>
    <w:rsid w:val="00D95D98"/>
    <w:rsid w:val="00D960E6"/>
    <w:rsid w:val="00D9778B"/>
    <w:rsid w:val="00D9799F"/>
    <w:rsid w:val="00DA0DC5"/>
    <w:rsid w:val="00DA0EA3"/>
    <w:rsid w:val="00DA1111"/>
    <w:rsid w:val="00DA1854"/>
    <w:rsid w:val="00DA48DA"/>
    <w:rsid w:val="00DA51F8"/>
    <w:rsid w:val="00DA5D32"/>
    <w:rsid w:val="00DA5DD1"/>
    <w:rsid w:val="00DA6B29"/>
    <w:rsid w:val="00DA6D4F"/>
    <w:rsid w:val="00DB06B9"/>
    <w:rsid w:val="00DB2C44"/>
    <w:rsid w:val="00DB30AC"/>
    <w:rsid w:val="00DB3194"/>
    <w:rsid w:val="00DB748A"/>
    <w:rsid w:val="00DB754D"/>
    <w:rsid w:val="00DB7A97"/>
    <w:rsid w:val="00DB7F17"/>
    <w:rsid w:val="00DC0AEC"/>
    <w:rsid w:val="00DC0BDB"/>
    <w:rsid w:val="00DC11BE"/>
    <w:rsid w:val="00DC19B1"/>
    <w:rsid w:val="00DC337A"/>
    <w:rsid w:val="00DC36C1"/>
    <w:rsid w:val="00DC47FB"/>
    <w:rsid w:val="00DC7355"/>
    <w:rsid w:val="00DD0C96"/>
    <w:rsid w:val="00DD1480"/>
    <w:rsid w:val="00DD1B2F"/>
    <w:rsid w:val="00DD1E22"/>
    <w:rsid w:val="00DD204C"/>
    <w:rsid w:val="00DD471B"/>
    <w:rsid w:val="00DD5298"/>
    <w:rsid w:val="00DD5463"/>
    <w:rsid w:val="00DD56C1"/>
    <w:rsid w:val="00DD6552"/>
    <w:rsid w:val="00DD696F"/>
    <w:rsid w:val="00DD6EDB"/>
    <w:rsid w:val="00DE20E2"/>
    <w:rsid w:val="00DE35A3"/>
    <w:rsid w:val="00DE5339"/>
    <w:rsid w:val="00DE5609"/>
    <w:rsid w:val="00DE63CE"/>
    <w:rsid w:val="00DE685D"/>
    <w:rsid w:val="00DE762C"/>
    <w:rsid w:val="00DE7DDD"/>
    <w:rsid w:val="00DF0FA9"/>
    <w:rsid w:val="00DF1279"/>
    <w:rsid w:val="00DF29BF"/>
    <w:rsid w:val="00DF2B08"/>
    <w:rsid w:val="00DF4D37"/>
    <w:rsid w:val="00DF6538"/>
    <w:rsid w:val="00DF769F"/>
    <w:rsid w:val="00E005FA"/>
    <w:rsid w:val="00E006BB"/>
    <w:rsid w:val="00E00919"/>
    <w:rsid w:val="00E01CCD"/>
    <w:rsid w:val="00E03DDD"/>
    <w:rsid w:val="00E04372"/>
    <w:rsid w:val="00E057EA"/>
    <w:rsid w:val="00E06019"/>
    <w:rsid w:val="00E06666"/>
    <w:rsid w:val="00E07234"/>
    <w:rsid w:val="00E076D1"/>
    <w:rsid w:val="00E11182"/>
    <w:rsid w:val="00E11D1F"/>
    <w:rsid w:val="00E11F64"/>
    <w:rsid w:val="00E133AA"/>
    <w:rsid w:val="00E13E3E"/>
    <w:rsid w:val="00E14075"/>
    <w:rsid w:val="00E14FD6"/>
    <w:rsid w:val="00E177A0"/>
    <w:rsid w:val="00E21C4C"/>
    <w:rsid w:val="00E2202C"/>
    <w:rsid w:val="00E24312"/>
    <w:rsid w:val="00E248F6"/>
    <w:rsid w:val="00E30675"/>
    <w:rsid w:val="00E3245B"/>
    <w:rsid w:val="00E33442"/>
    <w:rsid w:val="00E35297"/>
    <w:rsid w:val="00E35790"/>
    <w:rsid w:val="00E367D7"/>
    <w:rsid w:val="00E37308"/>
    <w:rsid w:val="00E415F0"/>
    <w:rsid w:val="00E41748"/>
    <w:rsid w:val="00E42065"/>
    <w:rsid w:val="00E4221D"/>
    <w:rsid w:val="00E42A29"/>
    <w:rsid w:val="00E42A5B"/>
    <w:rsid w:val="00E42CA4"/>
    <w:rsid w:val="00E45349"/>
    <w:rsid w:val="00E458FD"/>
    <w:rsid w:val="00E46120"/>
    <w:rsid w:val="00E501F4"/>
    <w:rsid w:val="00E50DC8"/>
    <w:rsid w:val="00E51892"/>
    <w:rsid w:val="00E529B8"/>
    <w:rsid w:val="00E54514"/>
    <w:rsid w:val="00E5482F"/>
    <w:rsid w:val="00E55D90"/>
    <w:rsid w:val="00E563B6"/>
    <w:rsid w:val="00E56C45"/>
    <w:rsid w:val="00E56E22"/>
    <w:rsid w:val="00E575C2"/>
    <w:rsid w:val="00E60528"/>
    <w:rsid w:val="00E60F70"/>
    <w:rsid w:val="00E610DE"/>
    <w:rsid w:val="00E6172A"/>
    <w:rsid w:val="00E61A9D"/>
    <w:rsid w:val="00E629D2"/>
    <w:rsid w:val="00E647B7"/>
    <w:rsid w:val="00E64EF5"/>
    <w:rsid w:val="00E665E7"/>
    <w:rsid w:val="00E66F4D"/>
    <w:rsid w:val="00E67A76"/>
    <w:rsid w:val="00E67CD9"/>
    <w:rsid w:val="00E70339"/>
    <w:rsid w:val="00E705C7"/>
    <w:rsid w:val="00E706FF"/>
    <w:rsid w:val="00E70A06"/>
    <w:rsid w:val="00E70C34"/>
    <w:rsid w:val="00E7100B"/>
    <w:rsid w:val="00E71554"/>
    <w:rsid w:val="00E7206E"/>
    <w:rsid w:val="00E733FD"/>
    <w:rsid w:val="00E74040"/>
    <w:rsid w:val="00E77499"/>
    <w:rsid w:val="00E776B9"/>
    <w:rsid w:val="00E8066A"/>
    <w:rsid w:val="00E82206"/>
    <w:rsid w:val="00E82261"/>
    <w:rsid w:val="00E827FA"/>
    <w:rsid w:val="00E83BB8"/>
    <w:rsid w:val="00E85430"/>
    <w:rsid w:val="00E8602B"/>
    <w:rsid w:val="00E86B65"/>
    <w:rsid w:val="00E87450"/>
    <w:rsid w:val="00E90A62"/>
    <w:rsid w:val="00E90E5C"/>
    <w:rsid w:val="00E91243"/>
    <w:rsid w:val="00E9144D"/>
    <w:rsid w:val="00E93888"/>
    <w:rsid w:val="00E93FF8"/>
    <w:rsid w:val="00E9571E"/>
    <w:rsid w:val="00E95A74"/>
    <w:rsid w:val="00E9656A"/>
    <w:rsid w:val="00E97440"/>
    <w:rsid w:val="00EA0172"/>
    <w:rsid w:val="00EA0E92"/>
    <w:rsid w:val="00EA1875"/>
    <w:rsid w:val="00EA1BEC"/>
    <w:rsid w:val="00EA257A"/>
    <w:rsid w:val="00EA303B"/>
    <w:rsid w:val="00EA3183"/>
    <w:rsid w:val="00EA432E"/>
    <w:rsid w:val="00EA4FFD"/>
    <w:rsid w:val="00EA5053"/>
    <w:rsid w:val="00EA63B1"/>
    <w:rsid w:val="00EA63FD"/>
    <w:rsid w:val="00EA6413"/>
    <w:rsid w:val="00EA70E5"/>
    <w:rsid w:val="00EA7335"/>
    <w:rsid w:val="00EA734B"/>
    <w:rsid w:val="00EA7761"/>
    <w:rsid w:val="00EB08E7"/>
    <w:rsid w:val="00EB3B11"/>
    <w:rsid w:val="00EB3D74"/>
    <w:rsid w:val="00EB6099"/>
    <w:rsid w:val="00EC0508"/>
    <w:rsid w:val="00EC0CFB"/>
    <w:rsid w:val="00EC1EF7"/>
    <w:rsid w:val="00EC2FBC"/>
    <w:rsid w:val="00EC4B5C"/>
    <w:rsid w:val="00EC706E"/>
    <w:rsid w:val="00EC722E"/>
    <w:rsid w:val="00ED0705"/>
    <w:rsid w:val="00ED0811"/>
    <w:rsid w:val="00ED188B"/>
    <w:rsid w:val="00ED2147"/>
    <w:rsid w:val="00ED3445"/>
    <w:rsid w:val="00ED3DF7"/>
    <w:rsid w:val="00ED47DE"/>
    <w:rsid w:val="00ED5128"/>
    <w:rsid w:val="00ED56E4"/>
    <w:rsid w:val="00ED595B"/>
    <w:rsid w:val="00ED6A58"/>
    <w:rsid w:val="00ED7AD0"/>
    <w:rsid w:val="00ED7DBC"/>
    <w:rsid w:val="00EE1FC2"/>
    <w:rsid w:val="00EE2865"/>
    <w:rsid w:val="00EE3D98"/>
    <w:rsid w:val="00EE512F"/>
    <w:rsid w:val="00EE5986"/>
    <w:rsid w:val="00EE6A87"/>
    <w:rsid w:val="00EE72E3"/>
    <w:rsid w:val="00EF2923"/>
    <w:rsid w:val="00EF34D5"/>
    <w:rsid w:val="00EF443B"/>
    <w:rsid w:val="00EF456A"/>
    <w:rsid w:val="00EF559F"/>
    <w:rsid w:val="00EF64A3"/>
    <w:rsid w:val="00EF76E7"/>
    <w:rsid w:val="00EF78ED"/>
    <w:rsid w:val="00F018F4"/>
    <w:rsid w:val="00F01A2F"/>
    <w:rsid w:val="00F025ED"/>
    <w:rsid w:val="00F035DF"/>
    <w:rsid w:val="00F04DCA"/>
    <w:rsid w:val="00F05157"/>
    <w:rsid w:val="00F06360"/>
    <w:rsid w:val="00F06376"/>
    <w:rsid w:val="00F0652C"/>
    <w:rsid w:val="00F06D5E"/>
    <w:rsid w:val="00F07380"/>
    <w:rsid w:val="00F10D67"/>
    <w:rsid w:val="00F10D93"/>
    <w:rsid w:val="00F124AA"/>
    <w:rsid w:val="00F13D97"/>
    <w:rsid w:val="00F14779"/>
    <w:rsid w:val="00F1799B"/>
    <w:rsid w:val="00F17FD1"/>
    <w:rsid w:val="00F200C9"/>
    <w:rsid w:val="00F211AF"/>
    <w:rsid w:val="00F22EFC"/>
    <w:rsid w:val="00F23FB5"/>
    <w:rsid w:val="00F2471D"/>
    <w:rsid w:val="00F2666B"/>
    <w:rsid w:val="00F273F1"/>
    <w:rsid w:val="00F27805"/>
    <w:rsid w:val="00F2781C"/>
    <w:rsid w:val="00F306F0"/>
    <w:rsid w:val="00F3126D"/>
    <w:rsid w:val="00F32BA0"/>
    <w:rsid w:val="00F333BE"/>
    <w:rsid w:val="00F3449A"/>
    <w:rsid w:val="00F3675F"/>
    <w:rsid w:val="00F36A0B"/>
    <w:rsid w:val="00F375B1"/>
    <w:rsid w:val="00F37728"/>
    <w:rsid w:val="00F40025"/>
    <w:rsid w:val="00F4010D"/>
    <w:rsid w:val="00F416CF"/>
    <w:rsid w:val="00F41C07"/>
    <w:rsid w:val="00F42B6F"/>
    <w:rsid w:val="00F42B91"/>
    <w:rsid w:val="00F431BD"/>
    <w:rsid w:val="00F436E6"/>
    <w:rsid w:val="00F448CA"/>
    <w:rsid w:val="00F45F0D"/>
    <w:rsid w:val="00F46295"/>
    <w:rsid w:val="00F47EEA"/>
    <w:rsid w:val="00F50027"/>
    <w:rsid w:val="00F51C6E"/>
    <w:rsid w:val="00F51E71"/>
    <w:rsid w:val="00F5273A"/>
    <w:rsid w:val="00F52A39"/>
    <w:rsid w:val="00F53476"/>
    <w:rsid w:val="00F53ED7"/>
    <w:rsid w:val="00F55423"/>
    <w:rsid w:val="00F55818"/>
    <w:rsid w:val="00F559DB"/>
    <w:rsid w:val="00F56977"/>
    <w:rsid w:val="00F570E2"/>
    <w:rsid w:val="00F577F1"/>
    <w:rsid w:val="00F57B42"/>
    <w:rsid w:val="00F635E2"/>
    <w:rsid w:val="00F63FD5"/>
    <w:rsid w:val="00F65556"/>
    <w:rsid w:val="00F65E73"/>
    <w:rsid w:val="00F660F1"/>
    <w:rsid w:val="00F66DAA"/>
    <w:rsid w:val="00F67102"/>
    <w:rsid w:val="00F67B5F"/>
    <w:rsid w:val="00F71745"/>
    <w:rsid w:val="00F7336F"/>
    <w:rsid w:val="00F73CFA"/>
    <w:rsid w:val="00F74800"/>
    <w:rsid w:val="00F76640"/>
    <w:rsid w:val="00F805C0"/>
    <w:rsid w:val="00F805FC"/>
    <w:rsid w:val="00F81E99"/>
    <w:rsid w:val="00F82A16"/>
    <w:rsid w:val="00F83784"/>
    <w:rsid w:val="00F8386B"/>
    <w:rsid w:val="00F84DEE"/>
    <w:rsid w:val="00F84E80"/>
    <w:rsid w:val="00F850F0"/>
    <w:rsid w:val="00F87B79"/>
    <w:rsid w:val="00F90CB0"/>
    <w:rsid w:val="00F9169F"/>
    <w:rsid w:val="00F92F88"/>
    <w:rsid w:val="00F9469B"/>
    <w:rsid w:val="00F95615"/>
    <w:rsid w:val="00F96430"/>
    <w:rsid w:val="00F966E3"/>
    <w:rsid w:val="00F97026"/>
    <w:rsid w:val="00FA077A"/>
    <w:rsid w:val="00FA132B"/>
    <w:rsid w:val="00FA162B"/>
    <w:rsid w:val="00FA2689"/>
    <w:rsid w:val="00FA53C0"/>
    <w:rsid w:val="00FA55DD"/>
    <w:rsid w:val="00FA6989"/>
    <w:rsid w:val="00FB0205"/>
    <w:rsid w:val="00FB03AC"/>
    <w:rsid w:val="00FB0581"/>
    <w:rsid w:val="00FB098C"/>
    <w:rsid w:val="00FB0C0C"/>
    <w:rsid w:val="00FB1912"/>
    <w:rsid w:val="00FB1FEE"/>
    <w:rsid w:val="00FB2048"/>
    <w:rsid w:val="00FB2452"/>
    <w:rsid w:val="00FB3CAD"/>
    <w:rsid w:val="00FB452A"/>
    <w:rsid w:val="00FB4BC7"/>
    <w:rsid w:val="00FB4C55"/>
    <w:rsid w:val="00FB513A"/>
    <w:rsid w:val="00FB5756"/>
    <w:rsid w:val="00FB70E8"/>
    <w:rsid w:val="00FB765D"/>
    <w:rsid w:val="00FC173A"/>
    <w:rsid w:val="00FC2186"/>
    <w:rsid w:val="00FC2813"/>
    <w:rsid w:val="00FC2A73"/>
    <w:rsid w:val="00FC2E0B"/>
    <w:rsid w:val="00FC6C69"/>
    <w:rsid w:val="00FC7BA8"/>
    <w:rsid w:val="00FD0718"/>
    <w:rsid w:val="00FD205C"/>
    <w:rsid w:val="00FD255E"/>
    <w:rsid w:val="00FD2A54"/>
    <w:rsid w:val="00FD2C9E"/>
    <w:rsid w:val="00FD362C"/>
    <w:rsid w:val="00FD3FBA"/>
    <w:rsid w:val="00FD5824"/>
    <w:rsid w:val="00FD629F"/>
    <w:rsid w:val="00FD791B"/>
    <w:rsid w:val="00FD7A81"/>
    <w:rsid w:val="00FE0675"/>
    <w:rsid w:val="00FE0A8F"/>
    <w:rsid w:val="00FE3AA1"/>
    <w:rsid w:val="00FE3D45"/>
    <w:rsid w:val="00FF0612"/>
    <w:rsid w:val="00FF0849"/>
    <w:rsid w:val="00FF2013"/>
    <w:rsid w:val="00FF2D0A"/>
    <w:rsid w:val="00FF2D77"/>
    <w:rsid w:val="00FF2DA7"/>
    <w:rsid w:val="00FF392C"/>
    <w:rsid w:val="00FF3DBD"/>
    <w:rsid w:val="00FF3F09"/>
    <w:rsid w:val="00FF40C3"/>
    <w:rsid w:val="00FF736B"/>
    <w:rsid w:val="00FF74DE"/>
    <w:rsid w:val="00FF7681"/>
    <w:rsid w:val="00FF78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420A8"/>
  <w15:chartTrackingRefBased/>
  <w15:docId w15:val="{AB467DEC-779F-467F-8044-A8AA48F00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67B"/>
    <w:pPr>
      <w:spacing w:line="480" w:lineRule="auto"/>
    </w:pPr>
  </w:style>
  <w:style w:type="paragraph" w:styleId="Heading1">
    <w:name w:val="heading 1"/>
    <w:basedOn w:val="Normal"/>
    <w:next w:val="Normal"/>
    <w:link w:val="Heading1Char"/>
    <w:uiPriority w:val="9"/>
    <w:qFormat/>
    <w:rsid w:val="00B61E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E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E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E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E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E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E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E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E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E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EBC"/>
    <w:rPr>
      <w:rFonts w:eastAsiaTheme="majorEastAsia" w:cstheme="majorBidi"/>
      <w:color w:val="272727" w:themeColor="text1" w:themeTint="D8"/>
    </w:rPr>
  </w:style>
  <w:style w:type="paragraph" w:styleId="Title">
    <w:name w:val="Title"/>
    <w:basedOn w:val="Normal"/>
    <w:next w:val="Normal"/>
    <w:link w:val="TitleChar"/>
    <w:uiPriority w:val="10"/>
    <w:qFormat/>
    <w:rsid w:val="00B61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E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EBC"/>
    <w:pPr>
      <w:spacing w:before="160"/>
      <w:jc w:val="center"/>
    </w:pPr>
    <w:rPr>
      <w:i/>
      <w:iCs/>
      <w:color w:val="404040" w:themeColor="text1" w:themeTint="BF"/>
    </w:rPr>
  </w:style>
  <w:style w:type="character" w:customStyle="1" w:styleId="QuoteChar">
    <w:name w:val="Quote Char"/>
    <w:basedOn w:val="DefaultParagraphFont"/>
    <w:link w:val="Quote"/>
    <w:uiPriority w:val="29"/>
    <w:rsid w:val="00B61EBC"/>
    <w:rPr>
      <w:i/>
      <w:iCs/>
      <w:color w:val="404040" w:themeColor="text1" w:themeTint="BF"/>
    </w:rPr>
  </w:style>
  <w:style w:type="paragraph" w:styleId="ListParagraph">
    <w:name w:val="List Paragraph"/>
    <w:basedOn w:val="Normal"/>
    <w:uiPriority w:val="34"/>
    <w:qFormat/>
    <w:rsid w:val="00B61EBC"/>
    <w:pPr>
      <w:ind w:left="720"/>
      <w:contextualSpacing/>
    </w:pPr>
  </w:style>
  <w:style w:type="character" w:styleId="IntenseEmphasis">
    <w:name w:val="Intense Emphasis"/>
    <w:basedOn w:val="DefaultParagraphFont"/>
    <w:uiPriority w:val="21"/>
    <w:qFormat/>
    <w:rsid w:val="00B61EBC"/>
    <w:rPr>
      <w:i/>
      <w:iCs/>
      <w:color w:val="0F4761" w:themeColor="accent1" w:themeShade="BF"/>
    </w:rPr>
  </w:style>
  <w:style w:type="paragraph" w:styleId="IntenseQuote">
    <w:name w:val="Intense Quote"/>
    <w:basedOn w:val="Normal"/>
    <w:next w:val="Normal"/>
    <w:link w:val="IntenseQuoteChar"/>
    <w:uiPriority w:val="30"/>
    <w:qFormat/>
    <w:rsid w:val="00B61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EBC"/>
    <w:rPr>
      <w:i/>
      <w:iCs/>
      <w:color w:val="0F4761" w:themeColor="accent1" w:themeShade="BF"/>
    </w:rPr>
  </w:style>
  <w:style w:type="character" w:styleId="IntenseReference">
    <w:name w:val="Intense Reference"/>
    <w:basedOn w:val="DefaultParagraphFont"/>
    <w:uiPriority w:val="32"/>
    <w:qFormat/>
    <w:rsid w:val="00B61EBC"/>
    <w:rPr>
      <w:b/>
      <w:bCs/>
      <w:smallCaps/>
      <w:color w:val="0F4761" w:themeColor="accent1" w:themeShade="BF"/>
      <w:spacing w:val="5"/>
    </w:rPr>
  </w:style>
  <w:style w:type="paragraph" w:styleId="Header">
    <w:name w:val="header"/>
    <w:basedOn w:val="Normal"/>
    <w:link w:val="HeaderChar"/>
    <w:uiPriority w:val="99"/>
    <w:unhideWhenUsed/>
    <w:rsid w:val="00B64B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4B86"/>
  </w:style>
  <w:style w:type="paragraph" w:styleId="Footer">
    <w:name w:val="footer"/>
    <w:basedOn w:val="Normal"/>
    <w:link w:val="FooterChar"/>
    <w:uiPriority w:val="99"/>
    <w:unhideWhenUsed/>
    <w:rsid w:val="00B64B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4B86"/>
  </w:style>
  <w:style w:type="paragraph" w:styleId="Caption">
    <w:name w:val="caption"/>
    <w:basedOn w:val="Normal"/>
    <w:next w:val="Normal"/>
    <w:uiPriority w:val="35"/>
    <w:unhideWhenUsed/>
    <w:qFormat/>
    <w:rsid w:val="00DD56C1"/>
    <w:pPr>
      <w:spacing w:after="200" w:line="240" w:lineRule="auto"/>
      <w:jc w:val="both"/>
    </w:pPr>
    <w:rPr>
      <w:i/>
      <w:iCs/>
      <w:color w:val="0E2841" w:themeColor="text2"/>
      <w:szCs w:val="18"/>
    </w:rPr>
  </w:style>
  <w:style w:type="table" w:styleId="TableGrid">
    <w:name w:val="Table Grid"/>
    <w:basedOn w:val="TableNormal"/>
    <w:uiPriority w:val="39"/>
    <w:rsid w:val="009466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A7A42"/>
    <w:pPr>
      <w:spacing w:after="0" w:line="240" w:lineRule="auto"/>
    </w:pPr>
  </w:style>
  <w:style w:type="character" w:styleId="CommentReference">
    <w:name w:val="annotation reference"/>
    <w:basedOn w:val="DefaultParagraphFont"/>
    <w:uiPriority w:val="99"/>
    <w:semiHidden/>
    <w:unhideWhenUsed/>
    <w:rsid w:val="00642008"/>
    <w:rPr>
      <w:sz w:val="16"/>
      <w:szCs w:val="16"/>
    </w:rPr>
  </w:style>
  <w:style w:type="paragraph" w:styleId="CommentText">
    <w:name w:val="annotation text"/>
    <w:basedOn w:val="Normal"/>
    <w:link w:val="CommentTextChar"/>
    <w:uiPriority w:val="99"/>
    <w:unhideWhenUsed/>
    <w:rsid w:val="00642008"/>
    <w:pPr>
      <w:spacing w:line="240" w:lineRule="auto"/>
    </w:pPr>
    <w:rPr>
      <w:sz w:val="20"/>
      <w:szCs w:val="20"/>
    </w:rPr>
  </w:style>
  <w:style w:type="character" w:customStyle="1" w:styleId="CommentTextChar">
    <w:name w:val="Comment Text Char"/>
    <w:basedOn w:val="DefaultParagraphFont"/>
    <w:link w:val="CommentText"/>
    <w:uiPriority w:val="99"/>
    <w:rsid w:val="00642008"/>
    <w:rPr>
      <w:sz w:val="20"/>
      <w:szCs w:val="20"/>
    </w:rPr>
  </w:style>
  <w:style w:type="paragraph" w:styleId="CommentSubject">
    <w:name w:val="annotation subject"/>
    <w:basedOn w:val="CommentText"/>
    <w:next w:val="CommentText"/>
    <w:link w:val="CommentSubjectChar"/>
    <w:uiPriority w:val="99"/>
    <w:semiHidden/>
    <w:unhideWhenUsed/>
    <w:rsid w:val="00642008"/>
    <w:rPr>
      <w:b/>
      <w:bCs/>
    </w:rPr>
  </w:style>
  <w:style w:type="character" w:customStyle="1" w:styleId="CommentSubjectChar">
    <w:name w:val="Comment Subject Char"/>
    <w:basedOn w:val="CommentTextChar"/>
    <w:link w:val="CommentSubject"/>
    <w:uiPriority w:val="99"/>
    <w:semiHidden/>
    <w:rsid w:val="00642008"/>
    <w:rPr>
      <w:b/>
      <w:bCs/>
      <w:sz w:val="20"/>
      <w:szCs w:val="20"/>
    </w:rPr>
  </w:style>
  <w:style w:type="character" w:styleId="Hyperlink">
    <w:name w:val="Hyperlink"/>
    <w:basedOn w:val="DefaultParagraphFont"/>
    <w:uiPriority w:val="99"/>
    <w:unhideWhenUsed/>
    <w:rsid w:val="006852ED"/>
    <w:rPr>
      <w:color w:val="467886" w:themeColor="hyperlink"/>
      <w:u w:val="single"/>
    </w:rPr>
  </w:style>
  <w:style w:type="character" w:styleId="FollowedHyperlink">
    <w:name w:val="FollowedHyperlink"/>
    <w:basedOn w:val="DefaultParagraphFont"/>
    <w:uiPriority w:val="99"/>
    <w:semiHidden/>
    <w:unhideWhenUsed/>
    <w:rsid w:val="00C55952"/>
    <w:rPr>
      <w:color w:val="96607D" w:themeColor="followedHyperlink"/>
      <w:u w:val="single"/>
    </w:rPr>
  </w:style>
  <w:style w:type="character" w:styleId="LineNumber">
    <w:name w:val="line number"/>
    <w:basedOn w:val="DefaultParagraphFont"/>
    <w:uiPriority w:val="99"/>
    <w:semiHidden/>
    <w:unhideWhenUsed/>
    <w:rsid w:val="004136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53896">
      <w:bodyDiv w:val="1"/>
      <w:marLeft w:val="0"/>
      <w:marRight w:val="0"/>
      <w:marTop w:val="0"/>
      <w:marBottom w:val="0"/>
      <w:divBdr>
        <w:top w:val="none" w:sz="0" w:space="0" w:color="auto"/>
        <w:left w:val="none" w:sz="0" w:space="0" w:color="auto"/>
        <w:bottom w:val="none" w:sz="0" w:space="0" w:color="auto"/>
        <w:right w:val="none" w:sz="0" w:space="0" w:color="auto"/>
      </w:divBdr>
    </w:div>
    <w:div w:id="189808756">
      <w:bodyDiv w:val="1"/>
      <w:marLeft w:val="0"/>
      <w:marRight w:val="0"/>
      <w:marTop w:val="0"/>
      <w:marBottom w:val="0"/>
      <w:divBdr>
        <w:top w:val="none" w:sz="0" w:space="0" w:color="auto"/>
        <w:left w:val="none" w:sz="0" w:space="0" w:color="auto"/>
        <w:bottom w:val="none" w:sz="0" w:space="0" w:color="auto"/>
        <w:right w:val="none" w:sz="0" w:space="0" w:color="auto"/>
      </w:divBdr>
    </w:div>
    <w:div w:id="203519224">
      <w:bodyDiv w:val="1"/>
      <w:marLeft w:val="0"/>
      <w:marRight w:val="0"/>
      <w:marTop w:val="0"/>
      <w:marBottom w:val="0"/>
      <w:divBdr>
        <w:top w:val="none" w:sz="0" w:space="0" w:color="auto"/>
        <w:left w:val="none" w:sz="0" w:space="0" w:color="auto"/>
        <w:bottom w:val="none" w:sz="0" w:space="0" w:color="auto"/>
        <w:right w:val="none" w:sz="0" w:space="0" w:color="auto"/>
      </w:divBdr>
    </w:div>
    <w:div w:id="718016046">
      <w:bodyDiv w:val="1"/>
      <w:marLeft w:val="0"/>
      <w:marRight w:val="0"/>
      <w:marTop w:val="0"/>
      <w:marBottom w:val="0"/>
      <w:divBdr>
        <w:top w:val="none" w:sz="0" w:space="0" w:color="auto"/>
        <w:left w:val="none" w:sz="0" w:space="0" w:color="auto"/>
        <w:bottom w:val="none" w:sz="0" w:space="0" w:color="auto"/>
        <w:right w:val="none" w:sz="0" w:space="0" w:color="auto"/>
      </w:divBdr>
    </w:div>
    <w:div w:id="863640167">
      <w:bodyDiv w:val="1"/>
      <w:marLeft w:val="0"/>
      <w:marRight w:val="0"/>
      <w:marTop w:val="0"/>
      <w:marBottom w:val="0"/>
      <w:divBdr>
        <w:top w:val="none" w:sz="0" w:space="0" w:color="auto"/>
        <w:left w:val="none" w:sz="0" w:space="0" w:color="auto"/>
        <w:bottom w:val="none" w:sz="0" w:space="0" w:color="auto"/>
        <w:right w:val="none" w:sz="0" w:space="0" w:color="auto"/>
      </w:divBdr>
    </w:div>
    <w:div w:id="1071463679">
      <w:bodyDiv w:val="1"/>
      <w:marLeft w:val="0"/>
      <w:marRight w:val="0"/>
      <w:marTop w:val="0"/>
      <w:marBottom w:val="0"/>
      <w:divBdr>
        <w:top w:val="none" w:sz="0" w:space="0" w:color="auto"/>
        <w:left w:val="none" w:sz="0" w:space="0" w:color="auto"/>
        <w:bottom w:val="none" w:sz="0" w:space="0" w:color="auto"/>
        <w:right w:val="none" w:sz="0" w:space="0" w:color="auto"/>
      </w:divBdr>
    </w:div>
    <w:div w:id="144469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4325E-273C-4BD7-8D1B-C7B2DBCDC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35890</Words>
  <Characters>245132</Characters>
  <Application>Microsoft Office Word</Application>
  <DocSecurity>0</DocSecurity>
  <Lines>4625</Lines>
  <Paragraphs>2266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MacLeod (Staff)</dc:creator>
  <cp:keywords/>
  <dc:description/>
  <cp:lastModifiedBy>Michele Tinti (Staff)</cp:lastModifiedBy>
  <cp:revision>2</cp:revision>
  <cp:lastPrinted>2025-07-02T15:56:00Z</cp:lastPrinted>
  <dcterms:created xsi:type="dcterms:W3CDTF">2025-12-09T10:10:00Z</dcterms:created>
  <dcterms:modified xsi:type="dcterms:W3CDTF">2025-12-09T10:10:00Z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http://www.zotero.org/styles/acs-infectious-diseases</vt:lpwstr>
  </property>
  <property fmtid="{D5CDD505-2E9C-101B-9397-08002B2CF9AE}" pid="3" name="Mendeley Recent Style Name 0_1">
    <vt:lpwstr>ACS Infectious Diseases</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http://csl.mendeley.com/styles/722126021/science-translational-medicine-2</vt:lpwstr>
  </property>
  <property fmtid="{D5CDD505-2E9C-101B-9397-08002B2CF9AE}" pid="19" name="Mendeley Recent Style Name 8_1">
    <vt:lpwstr>Science Translational Medicine - Kenneth MacLeod</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41191173-7cec-3d8e-a7d6-bfe0fbcc7cd6</vt:lpwstr>
  </property>
  <property fmtid="{D5CDD505-2E9C-101B-9397-08002B2CF9AE}" pid="24" name="Mendeley Citation Style_1">
    <vt:lpwstr>http://www.zotero.org/styles/vancouver</vt:lpwstr>
  </property>
  <property fmtid="{D5CDD505-2E9C-101B-9397-08002B2CF9AE}" pid="25" name="MSIP_Label_a618d1e0-f5d7-4da7-8ddd-3b83021a2c85_Enabled">
    <vt:lpwstr>true</vt:lpwstr>
  </property>
  <property fmtid="{D5CDD505-2E9C-101B-9397-08002B2CF9AE}" pid="26" name="MSIP_Label_a618d1e0-f5d7-4da7-8ddd-3b83021a2c85_SetDate">
    <vt:lpwstr>2025-02-26T20:42:21Z</vt:lpwstr>
  </property>
  <property fmtid="{D5CDD505-2E9C-101B-9397-08002B2CF9AE}" pid="27" name="MSIP_Label_a618d1e0-f5d7-4da7-8ddd-3b83021a2c85_Method">
    <vt:lpwstr>Standard</vt:lpwstr>
  </property>
  <property fmtid="{D5CDD505-2E9C-101B-9397-08002B2CF9AE}" pid="28" name="MSIP_Label_a618d1e0-f5d7-4da7-8ddd-3b83021a2c85_Name">
    <vt:lpwstr>Private</vt:lpwstr>
  </property>
  <property fmtid="{D5CDD505-2E9C-101B-9397-08002B2CF9AE}" pid="29" name="MSIP_Label_a618d1e0-f5d7-4da7-8ddd-3b83021a2c85_SiteId">
    <vt:lpwstr>ae323139-093a-4d2a-81a6-5d334bcd9019</vt:lpwstr>
  </property>
  <property fmtid="{D5CDD505-2E9C-101B-9397-08002B2CF9AE}" pid="30" name="MSIP_Label_a618d1e0-f5d7-4da7-8ddd-3b83021a2c85_ActionId">
    <vt:lpwstr>6a0bb278-47ab-4cab-84b7-3d4d3e202a03</vt:lpwstr>
  </property>
  <property fmtid="{D5CDD505-2E9C-101B-9397-08002B2CF9AE}" pid="31" name="MSIP_Label_a618d1e0-f5d7-4da7-8ddd-3b83021a2c85_ContentBits">
    <vt:lpwstr>0</vt:lpwstr>
  </property>
  <property fmtid="{D5CDD505-2E9C-101B-9397-08002B2CF9AE}" pid="32" name="MSIP_Label_a618d1e0-f5d7-4da7-8ddd-3b83021a2c85_Tag">
    <vt:lpwstr>10, 3, 0, 1</vt:lpwstr>
  </property>
</Properties>
</file>